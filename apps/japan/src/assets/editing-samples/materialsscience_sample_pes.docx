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75B13" w14:textId="06FC798D" w:rsidR="009F06FD" w:rsidRPr="00CE154F" w:rsidRDefault="009F06FD" w:rsidP="009F06FD">
      <w:pPr>
        <w:pStyle w:val="BATitle"/>
      </w:pPr>
      <w:commentRangeStart w:id="0"/>
      <w:r w:rsidRPr="00CE154F">
        <w:t>HIT</w:t>
      </w:r>
      <w:commentRangeEnd w:id="0"/>
      <w:r w:rsidR="00ED0936" w:rsidRPr="00CE154F">
        <w:rPr>
          <w:rStyle w:val="CommentReference"/>
          <w:rFonts w:ascii="Times" w:hAnsi="Times"/>
        </w:rPr>
        <w:commentReference w:id="0"/>
      </w:r>
      <w:r w:rsidRPr="00CE154F">
        <w:t xml:space="preserve"> Solar Cells with </w:t>
      </w:r>
      <w:del w:id="1" w:author="Author" w:date="2021-01-27T16:13:00Z">
        <w:r w:rsidRPr="00CE154F" w:rsidDel="00442195">
          <w:delText>N</w:delText>
        </w:r>
      </w:del>
      <w:ins w:id="2" w:author="Author" w:date="2021-01-27T16:13:00Z">
        <w:r w:rsidR="00442195" w:rsidRPr="00CE154F">
          <w:t>n</w:t>
        </w:r>
      </w:ins>
      <w:r w:rsidRPr="00CE154F">
        <w:t>-Type Low-Cost Metallurgical Si</w:t>
      </w:r>
      <w:commentRangeStart w:id="3"/>
      <w:commentRangeEnd w:id="3"/>
      <w:r w:rsidR="006B1DC0" w:rsidRPr="00CE154F">
        <w:rPr>
          <w:rStyle w:val="CommentReference"/>
          <w:rFonts w:ascii="Times" w:hAnsi="Times"/>
        </w:rPr>
        <w:commentReference w:id="3"/>
      </w:r>
    </w:p>
    <w:p w14:paraId="420ACCBE" w14:textId="16593DB5" w:rsidR="009246AD" w:rsidRPr="00CE154F" w:rsidRDefault="009246AD" w:rsidP="00AB34C5">
      <w:pPr>
        <w:pStyle w:val="BBAuthorName"/>
        <w:jc w:val="left"/>
      </w:pPr>
      <w:commentRangeStart w:id="4"/>
      <w:r w:rsidRPr="00CE154F">
        <w:t>AUTHOR NAMES (Word Style “</w:t>
      </w:r>
      <w:proofErr w:type="spellStart"/>
      <w:r w:rsidRPr="00CE154F">
        <w:t>BB_Author_Name</w:t>
      </w:r>
      <w:proofErr w:type="spellEnd"/>
      <w:r w:rsidRPr="00CE154F">
        <w:t>”)</w:t>
      </w:r>
      <w:commentRangeEnd w:id="4"/>
      <w:r w:rsidR="003C4DD3" w:rsidRPr="00CE154F">
        <w:rPr>
          <w:rStyle w:val="CommentReference"/>
          <w:i w:val="0"/>
        </w:rPr>
        <w:commentReference w:id="4"/>
      </w:r>
      <w:r w:rsidRPr="00CE154F">
        <w:t xml:space="preserve"> </w:t>
      </w:r>
    </w:p>
    <w:p w14:paraId="335D67F8" w14:textId="4BE178B3" w:rsidR="009246AD" w:rsidRPr="00CE154F" w:rsidRDefault="009246AD" w:rsidP="00AB34C5">
      <w:pPr>
        <w:pStyle w:val="BCAuthorAddress"/>
        <w:jc w:val="left"/>
      </w:pPr>
      <w:commentRangeStart w:id="5"/>
      <w:r w:rsidRPr="00CE154F">
        <w:t>AUTHOR ADDRESS</w:t>
      </w:r>
      <w:r w:rsidRPr="00CE154F">
        <w:rPr>
          <w:b/>
        </w:rPr>
        <w:t xml:space="preserve"> </w:t>
      </w:r>
      <w:r w:rsidRPr="00CE154F">
        <w:t>(Word Style “</w:t>
      </w:r>
      <w:proofErr w:type="spellStart"/>
      <w:r w:rsidRPr="00CE154F">
        <w:t>BC_Author_Address</w:t>
      </w:r>
      <w:proofErr w:type="spellEnd"/>
      <w:r w:rsidRPr="00CE154F">
        <w:t>”)</w:t>
      </w:r>
      <w:commentRangeEnd w:id="5"/>
      <w:r w:rsidR="003C4DD3" w:rsidRPr="00CE154F">
        <w:rPr>
          <w:rStyle w:val="CommentReference"/>
        </w:rPr>
        <w:commentReference w:id="5"/>
      </w:r>
    </w:p>
    <w:p w14:paraId="62573B43" w14:textId="3C17B1DB" w:rsidR="00683131" w:rsidRPr="00CE154F" w:rsidRDefault="00AB34C5" w:rsidP="00683131">
      <w:pPr>
        <w:pStyle w:val="BDAbstract"/>
      </w:pPr>
      <w:commentRangeStart w:id="6"/>
      <w:r w:rsidRPr="00CE154F">
        <w:t>ABSTRACT</w:t>
      </w:r>
      <w:ins w:id="7" w:author="Author" w:date="2021-01-27T15:51:00Z">
        <w:r w:rsidR="00976DAE" w:rsidRPr="00CE154F">
          <w:t>.</w:t>
        </w:r>
      </w:ins>
      <w:commentRangeEnd w:id="6"/>
      <w:ins w:id="8" w:author="Author" w:date="2021-01-27T15:59:00Z">
        <w:r w:rsidR="000636CA" w:rsidRPr="00CE154F">
          <w:rPr>
            <w:rStyle w:val="CommentReference"/>
          </w:rPr>
          <w:commentReference w:id="6"/>
        </w:r>
      </w:ins>
      <w:del w:id="9" w:author="Author" w:date="2021-01-27T15:51:00Z">
        <w:r w:rsidRPr="00CE154F" w:rsidDel="00976DAE">
          <w:delText>.</w:delText>
        </w:r>
      </w:del>
      <w:r w:rsidRPr="00CE154F">
        <w:t xml:space="preserve"> </w:t>
      </w:r>
      <w:ins w:id="10" w:author="Author" w:date="2021-02-08T11:36:00Z">
        <w:r w:rsidR="002C452D" w:rsidRPr="00CE154F">
          <w:t xml:space="preserve">In this study, </w:t>
        </w:r>
      </w:ins>
      <w:del w:id="11" w:author="Author" w:date="2021-02-08T11:36:00Z">
        <w:r w:rsidR="003C4DD3" w:rsidRPr="00CE154F" w:rsidDel="002C452D">
          <w:delText xml:space="preserve">A </w:delText>
        </w:r>
      </w:del>
      <w:ins w:id="12" w:author="Author" w:date="2021-02-08T11:36:00Z">
        <w:r w:rsidR="002C452D" w:rsidRPr="00CE154F">
          <w:t xml:space="preserve">a </w:t>
        </w:r>
      </w:ins>
      <w:r w:rsidR="003C4DD3" w:rsidRPr="00CE154F">
        <w:t xml:space="preserve">conversion efficiency of 20.23% </w:t>
      </w:r>
      <w:ins w:id="13" w:author="Author" w:date="2021-02-08T11:36:00Z">
        <w:r w:rsidR="002C452D" w:rsidRPr="00CE154F">
          <w:t xml:space="preserve">was obtained </w:t>
        </w:r>
      </w:ins>
      <w:del w:id="14" w:author="Author" w:date="2021-01-27T15:52:00Z">
        <w:r w:rsidR="003C4DD3" w:rsidRPr="00CE154F" w:rsidDel="00976DAE">
          <w:delText xml:space="preserve">of </w:delText>
        </w:r>
      </w:del>
      <w:ins w:id="15" w:author="Author" w:date="2021-01-27T15:52:00Z">
        <w:r w:rsidR="00976DAE" w:rsidRPr="00CE154F">
          <w:t xml:space="preserve">in a </w:t>
        </w:r>
      </w:ins>
      <w:r w:rsidR="003C4DD3" w:rsidRPr="00CE154F">
        <w:t xml:space="preserve">heterojunction with intrinsic thin layer (HIT) solar cell </w:t>
      </w:r>
      <w:del w:id="16" w:author="Author" w:date="2021-01-27T15:59:00Z">
        <w:r w:rsidR="003C4DD3" w:rsidRPr="00CE154F" w:rsidDel="00195C26">
          <w:delText xml:space="preserve">on </w:delText>
        </w:r>
      </w:del>
      <w:ins w:id="17" w:author="Author" w:date="2021-01-27T15:59:00Z">
        <w:r w:rsidR="00195C26" w:rsidRPr="00CE154F">
          <w:t xml:space="preserve">with </w:t>
        </w:r>
      </w:ins>
      <w:ins w:id="18" w:author="Author" w:date="2021-01-27T15:52:00Z">
        <w:r w:rsidR="00976DAE" w:rsidRPr="00CE154F">
          <w:t xml:space="preserve">a </w:t>
        </w:r>
      </w:ins>
      <w:del w:id="19" w:author="Author" w:date="2021-01-27T15:52:00Z">
        <w:r w:rsidR="003C4DD3" w:rsidRPr="00CE154F" w:rsidDel="00976DAE">
          <w:delText xml:space="preserve">156 mm × 156 mm </w:delText>
        </w:r>
      </w:del>
      <w:r w:rsidR="003C4DD3" w:rsidRPr="00CE154F">
        <w:t>metallurgical Si wafer</w:t>
      </w:r>
      <w:ins w:id="20" w:author="Author" w:date="2021-01-27T15:53:00Z">
        <w:r w:rsidR="00976DAE" w:rsidRPr="00CE154F">
          <w:t xml:space="preserve"> (156 mm × 156 mm)</w:t>
        </w:r>
      </w:ins>
      <w:del w:id="21" w:author="Author" w:date="2021-02-08T11:36:00Z">
        <w:r w:rsidR="003C4DD3" w:rsidRPr="00CE154F" w:rsidDel="002C452D">
          <w:delText xml:space="preserve"> has been obtained</w:delText>
        </w:r>
      </w:del>
      <w:r w:rsidR="003C4DD3" w:rsidRPr="00CE154F">
        <w:t>.</w:t>
      </w:r>
      <w:ins w:id="22" w:author="Author" w:date="2021-01-29T11:15:00Z">
        <w:r w:rsidR="00E56252" w:rsidRPr="00CE154F">
          <w:t xml:space="preserve"> This was comparable to the </w:t>
        </w:r>
      </w:ins>
      <w:ins w:id="23" w:author="Author" w:date="2021-01-29T11:16:00Z">
        <w:r w:rsidR="00E56252" w:rsidRPr="00CE154F">
          <w:t xml:space="preserve">conversion </w:t>
        </w:r>
      </w:ins>
      <w:ins w:id="24" w:author="Author" w:date="2021-01-29T11:15:00Z">
        <w:r w:rsidR="00E56252" w:rsidRPr="00CE154F">
          <w:t xml:space="preserve">efficiencies of the existing </w:t>
        </w:r>
      </w:ins>
      <w:ins w:id="25" w:author="Author" w:date="2021-01-29T11:16:00Z">
        <w:r w:rsidR="00E56252" w:rsidRPr="00CE154F">
          <w:t xml:space="preserve">HIT </w:t>
        </w:r>
      </w:ins>
      <w:ins w:id="26" w:author="Author" w:date="2021-01-29T11:15:00Z">
        <w:r w:rsidR="00E56252" w:rsidRPr="00CE154F">
          <w:t>solar cells.</w:t>
        </w:r>
      </w:ins>
      <w:r w:rsidR="003C4DD3" w:rsidRPr="00CE154F">
        <w:t xml:space="preserve"> </w:t>
      </w:r>
      <w:del w:id="27" w:author="Author" w:date="2021-01-27T15:56:00Z">
        <w:r w:rsidR="003C4DD3" w:rsidRPr="00CE154F" w:rsidDel="00976DAE">
          <w:delText>Applying</w:delText>
        </w:r>
      </w:del>
      <w:del w:id="28" w:author="Author" w:date="2021-01-27T15:55:00Z">
        <w:r w:rsidR="003C4DD3" w:rsidRPr="00CE154F" w:rsidDel="00976DAE">
          <w:delText xml:space="preserve"> AFORS-HET software simulation</w:delText>
        </w:r>
      </w:del>
      <w:del w:id="29" w:author="Author" w:date="2021-01-27T15:56:00Z">
        <w:r w:rsidR="003C4DD3" w:rsidRPr="00CE154F" w:rsidDel="00976DAE">
          <w:delText>,</w:delText>
        </w:r>
      </w:del>
      <w:ins w:id="30" w:author="Author" w:date="2021-01-27T15:56:00Z">
        <w:r w:rsidR="00976DAE" w:rsidRPr="00CE154F">
          <w:t xml:space="preserve">The </w:t>
        </w:r>
      </w:ins>
      <w:del w:id="31" w:author="Author" w:date="2021-01-27T15:56:00Z">
        <w:r w:rsidR="003C4DD3" w:rsidRPr="00CE154F" w:rsidDel="00976DAE">
          <w:delText xml:space="preserve"> </w:delText>
        </w:r>
      </w:del>
      <w:ins w:id="32" w:author="Author" w:date="2021-01-27T15:54:00Z">
        <w:r w:rsidR="00976DAE" w:rsidRPr="00CE154F">
          <w:t>impurity concentration and compensation level</w:t>
        </w:r>
      </w:ins>
      <w:ins w:id="33" w:author="Author" w:date="2021-02-08T14:06:00Z">
        <w:r w:rsidR="00FB548C" w:rsidRPr="00CE154F">
          <w:t>s</w:t>
        </w:r>
      </w:ins>
      <w:ins w:id="34" w:author="Author" w:date="2021-01-27T15:54:00Z">
        <w:r w:rsidR="00976DAE" w:rsidRPr="00CE154F">
          <w:t xml:space="preserve"> and the</w:t>
        </w:r>
      </w:ins>
      <w:ins w:id="35" w:author="Author" w:date="2021-01-28T16:17:00Z">
        <w:r w:rsidR="00687F60" w:rsidRPr="00CE154F">
          <w:t>ir</w:t>
        </w:r>
      </w:ins>
      <w:ins w:id="36" w:author="Author" w:date="2021-01-27T15:54:00Z">
        <w:r w:rsidR="00976DAE" w:rsidRPr="00CE154F">
          <w:t xml:space="preserve"> </w:t>
        </w:r>
      </w:ins>
      <w:ins w:id="37" w:author="Author" w:date="2021-01-28T16:17:00Z">
        <w:r w:rsidR="00687F60" w:rsidRPr="00CE154F">
          <w:t xml:space="preserve">effect </w:t>
        </w:r>
      </w:ins>
      <w:ins w:id="38" w:author="Author" w:date="2021-01-27T15:54:00Z">
        <w:r w:rsidR="00976DAE" w:rsidRPr="00CE154F">
          <w:t xml:space="preserve">on the performance of </w:t>
        </w:r>
      </w:ins>
      <w:ins w:id="39" w:author="Author" w:date="2021-01-28T18:58:00Z">
        <w:r w:rsidR="00F17B7D" w:rsidRPr="00CE154F">
          <w:t>this</w:t>
        </w:r>
      </w:ins>
      <w:ins w:id="40" w:author="Author" w:date="2021-01-27T15:54:00Z">
        <w:r w:rsidR="00976DAE" w:rsidRPr="00CE154F">
          <w:t xml:space="preserve"> </w:t>
        </w:r>
      </w:ins>
      <w:r w:rsidR="003C4DD3" w:rsidRPr="00CE154F">
        <w:t>HIT solar cell</w:t>
      </w:r>
      <w:del w:id="41" w:author="Author" w:date="2021-01-27T15:58:00Z">
        <w:r w:rsidR="003C4DD3" w:rsidRPr="00CE154F" w:rsidDel="00195C26">
          <w:delText xml:space="preserve"> </w:delText>
        </w:r>
      </w:del>
      <w:ins w:id="42" w:author="Author" w:date="2021-01-27T15:58:00Z">
        <w:r w:rsidR="00195C26" w:rsidRPr="00CE154F">
          <w:t xml:space="preserve"> </w:t>
        </w:r>
      </w:ins>
      <w:del w:id="43" w:author="Author" w:date="2021-01-28T18:58:00Z">
        <w:r w:rsidR="003C4DD3" w:rsidRPr="00CE154F" w:rsidDel="00F17B7D">
          <w:delText xml:space="preserve">with metallurgical Si </w:delText>
        </w:r>
      </w:del>
      <w:ins w:id="44" w:author="Author" w:date="2021-01-27T15:55:00Z">
        <w:r w:rsidR="00976DAE" w:rsidRPr="00CE154F">
          <w:t xml:space="preserve">were investigated </w:t>
        </w:r>
      </w:ins>
      <w:ins w:id="45" w:author="Author" w:date="2021-01-28T19:00:00Z">
        <w:r w:rsidR="00025E5E" w:rsidRPr="00CE154F">
          <w:t>using</w:t>
        </w:r>
      </w:ins>
      <w:ins w:id="46" w:author="Author" w:date="2021-01-28T18:58:00Z">
        <w:r w:rsidR="00F17B7D" w:rsidRPr="00CE154F">
          <w:t xml:space="preserve"> the</w:t>
        </w:r>
      </w:ins>
      <w:ins w:id="47" w:author="Author" w:date="2021-01-27T15:55:00Z">
        <w:r w:rsidR="00976DAE" w:rsidRPr="00CE154F">
          <w:t xml:space="preserve"> </w:t>
        </w:r>
        <w:proofErr w:type="spellStart"/>
        <w:r w:rsidR="00976DAE" w:rsidRPr="00CE154F">
          <w:t>AFORS</w:t>
        </w:r>
        <w:proofErr w:type="spellEnd"/>
        <w:r w:rsidR="00976DAE" w:rsidRPr="00CE154F">
          <w:t>-HET simulation</w:t>
        </w:r>
      </w:ins>
      <w:ins w:id="48" w:author="Author" w:date="2021-01-28T17:43:00Z">
        <w:r w:rsidR="00605616" w:rsidRPr="00CE154F">
          <w:t xml:space="preserve"> software</w:t>
        </w:r>
      </w:ins>
      <w:del w:id="49" w:author="Author" w:date="2021-01-27T15:54:00Z">
        <w:r w:rsidR="003C4DD3" w:rsidRPr="00CE154F" w:rsidDel="00976DAE">
          <w:delText>was investigated with regard to impurity concentration, compensation level, and their impacts on cell performance</w:delText>
        </w:r>
      </w:del>
      <w:r w:rsidR="003C4DD3" w:rsidRPr="00CE154F">
        <w:t>.</w:t>
      </w:r>
      <w:ins w:id="50" w:author="Author" w:date="2021-01-29T11:17:00Z">
        <w:r w:rsidR="0085052A" w:rsidRPr="00CE154F">
          <w:t xml:space="preserve"> </w:t>
        </w:r>
      </w:ins>
      <w:ins w:id="51" w:author="Author" w:date="2021-01-29T11:20:00Z">
        <w:r w:rsidR="00FA28DB" w:rsidRPr="00CE154F">
          <w:t xml:space="preserve">While the </w:t>
        </w:r>
      </w:ins>
      <w:ins w:id="52" w:author="Author" w:date="2021-01-29T11:17:00Z">
        <w:r w:rsidR="0085052A" w:rsidRPr="00CE154F">
          <w:t xml:space="preserve">cell performance </w:t>
        </w:r>
      </w:ins>
      <w:ins w:id="53" w:author="Author" w:date="2021-01-29T11:19:00Z">
        <w:r w:rsidR="0085052A" w:rsidRPr="00CE154F">
          <w:t>was</w:t>
        </w:r>
      </w:ins>
      <w:ins w:id="54" w:author="Author" w:date="2021-01-29T11:17:00Z">
        <w:r w:rsidR="0085052A" w:rsidRPr="00CE154F">
          <w:t xml:space="preserve"> drastically affected </w:t>
        </w:r>
      </w:ins>
      <w:ins w:id="55" w:author="Author" w:date="2021-01-29T11:18:00Z">
        <w:r w:rsidR="0085052A" w:rsidRPr="00CE154F">
          <w:t>beyond</w:t>
        </w:r>
      </w:ins>
      <w:ins w:id="56" w:author="Author" w:date="2021-01-29T11:17:00Z">
        <w:r w:rsidR="0085052A" w:rsidRPr="00CE154F">
          <w:t xml:space="preserve"> a certain impurity concentration</w:t>
        </w:r>
      </w:ins>
      <w:ins w:id="57" w:author="Author" w:date="2021-01-29T11:20:00Z">
        <w:r w:rsidR="00FA28DB" w:rsidRPr="00CE154F">
          <w:t>, it was hardly affected by</w:t>
        </w:r>
      </w:ins>
      <w:ins w:id="58" w:author="Author" w:date="2021-01-29T11:19:00Z">
        <w:r w:rsidR="0085052A" w:rsidRPr="00CE154F">
          <w:t xml:space="preserve"> compensation.</w:t>
        </w:r>
      </w:ins>
      <w:ins w:id="59" w:author="Author" w:date="2021-01-29T11:17:00Z">
        <w:r w:rsidR="0085052A" w:rsidRPr="00CE154F">
          <w:t xml:space="preserve"> </w:t>
        </w:r>
      </w:ins>
      <w:del w:id="60" w:author="Author" w:date="2021-01-29T11:17:00Z">
        <w:r w:rsidR="003C4DD3" w:rsidRPr="00CE154F" w:rsidDel="0085052A">
          <w:delText xml:space="preserve"> </w:delText>
        </w:r>
      </w:del>
      <w:ins w:id="61" w:author="Author" w:date="2021-01-27T16:01:00Z">
        <w:r w:rsidR="00287F53" w:rsidRPr="00CE154F">
          <w:t xml:space="preserve">It was revealed that </w:t>
        </w:r>
        <w:bookmarkStart w:id="62" w:name="_Hlk62743729"/>
        <w:r w:rsidR="00287F53" w:rsidRPr="00CE154F">
          <w:t xml:space="preserve">a </w:t>
        </w:r>
      </w:ins>
      <w:del w:id="63" w:author="Author" w:date="2021-01-27T15:56:00Z">
        <w:r w:rsidR="003C4DD3" w:rsidRPr="00CE154F" w:rsidDel="00976DAE">
          <w:delText>It is known that a</w:delText>
        </w:r>
      </w:del>
      <w:del w:id="64" w:author="Author" w:date="2021-01-27T16:01:00Z">
        <w:r w:rsidR="003C4DD3" w:rsidRPr="00CE154F" w:rsidDel="00287F53">
          <w:delText xml:space="preserve"> </w:delText>
        </w:r>
      </w:del>
      <w:r w:rsidR="003C4DD3" w:rsidRPr="00CE154F">
        <w:t xml:space="preserve">small amount of impurity in metallurgical Si materials </w:t>
      </w:r>
      <w:del w:id="65" w:author="Author" w:date="2021-01-27T15:57:00Z">
        <w:r w:rsidR="003C4DD3" w:rsidRPr="00CE154F" w:rsidDel="00976DAE">
          <w:delText xml:space="preserve">is </w:delText>
        </w:r>
      </w:del>
      <w:ins w:id="66" w:author="Author" w:date="2021-01-27T16:01:00Z">
        <w:r w:rsidR="00287F53" w:rsidRPr="00CE154F">
          <w:t xml:space="preserve">did </w:t>
        </w:r>
      </w:ins>
      <w:ins w:id="67" w:author="Author" w:date="2021-01-27T15:57:00Z">
        <w:r w:rsidR="00976DAE" w:rsidRPr="00CE154F">
          <w:t xml:space="preserve">not hamper the </w:t>
        </w:r>
      </w:ins>
      <w:del w:id="68" w:author="Author" w:date="2021-01-27T15:57:00Z">
        <w:r w:rsidR="003C4DD3" w:rsidRPr="00CE154F" w:rsidDel="00976DAE">
          <w:delText xml:space="preserve">not harmful to </w:delText>
        </w:r>
      </w:del>
      <w:r w:rsidR="003C4DD3" w:rsidRPr="00CE154F">
        <w:t>solar cell properties</w:t>
      </w:r>
      <w:bookmarkEnd w:id="62"/>
      <w:r w:rsidRPr="00CE154F">
        <w:t>.</w:t>
      </w:r>
    </w:p>
    <w:p w14:paraId="4789562D" w14:textId="77777777" w:rsidR="00AB34C5" w:rsidRPr="00CE154F" w:rsidRDefault="00AB34C5" w:rsidP="000702AD">
      <w:pPr>
        <w:pStyle w:val="BGKeywords"/>
      </w:pPr>
    </w:p>
    <w:p w14:paraId="5CA96A0E" w14:textId="77777777" w:rsidR="003C4DD3" w:rsidRPr="00CE154F" w:rsidRDefault="003C4DD3" w:rsidP="003C4DD3">
      <w:pPr>
        <w:pStyle w:val="TAMainText"/>
        <w:rPr>
          <w:b/>
          <w:rPrChange w:id="69" w:author="Author" w:date="2021-01-27T16:04:00Z">
            <w:rPr/>
          </w:rPrChange>
        </w:rPr>
      </w:pPr>
      <w:commentRangeStart w:id="70"/>
      <w:r w:rsidRPr="00CE154F">
        <w:rPr>
          <w:b/>
          <w:rPrChange w:id="71" w:author="Author" w:date="2021-01-27T16:04:00Z">
            <w:rPr/>
          </w:rPrChange>
        </w:rPr>
        <w:t>I</w:t>
      </w:r>
      <w:commentRangeEnd w:id="70"/>
      <w:r w:rsidR="0095370C" w:rsidRPr="00CE154F">
        <w:rPr>
          <w:rStyle w:val="CommentReference"/>
        </w:rPr>
        <w:commentReference w:id="70"/>
      </w:r>
      <w:r w:rsidRPr="00CE154F">
        <w:rPr>
          <w:b/>
          <w:rPrChange w:id="72" w:author="Author" w:date="2021-01-27T16:04:00Z">
            <w:rPr/>
          </w:rPrChange>
        </w:rPr>
        <w:t>ntroduction</w:t>
      </w:r>
    </w:p>
    <w:p w14:paraId="6A568D0D" w14:textId="3D267455" w:rsidR="003C4DD3" w:rsidRPr="00CE154F" w:rsidRDefault="003C4DD3">
      <w:pPr>
        <w:pStyle w:val="TAMainText"/>
        <w:rPr>
          <w:ins w:id="73" w:author="Author" w:date="2021-01-27T16:42:00Z"/>
          <w:rPrChange w:id="74" w:author="Author" w:date="2021-01-28T00:16:00Z">
            <w:rPr>
              <w:ins w:id="75" w:author="Author" w:date="2021-01-27T16:42:00Z"/>
              <w:highlight w:val="yellow"/>
            </w:rPr>
          </w:rPrChange>
        </w:rPr>
      </w:pPr>
      <w:del w:id="76" w:author="Author" w:date="2021-01-28T14:19:00Z">
        <w:r w:rsidRPr="00CE154F" w:rsidDel="00EB009E">
          <w:delText>It is always the</w:delText>
        </w:r>
      </w:del>
      <w:ins w:id="77" w:author="Author" w:date="2021-01-28T14:19:00Z">
        <w:r w:rsidR="00EB009E" w:rsidRPr="00CE154F">
          <w:t>The</w:t>
        </w:r>
      </w:ins>
      <w:r w:rsidRPr="00CE154F">
        <w:t xml:space="preserve"> </w:t>
      </w:r>
      <w:del w:id="78" w:author="Author" w:date="2021-01-28T22:58:00Z">
        <w:r w:rsidRPr="00CE154F" w:rsidDel="0007678E">
          <w:delText xml:space="preserve">ultimate goal </w:delText>
        </w:r>
      </w:del>
      <w:del w:id="79" w:author="Author" w:date="2021-01-28T14:20:00Z">
        <w:r w:rsidRPr="00CE154F" w:rsidDel="00EB009E">
          <w:delText xml:space="preserve">for </w:delText>
        </w:r>
      </w:del>
      <w:commentRangeStart w:id="80"/>
      <w:ins w:id="81" w:author="Author" w:date="2021-01-28T14:20:00Z">
        <w:r w:rsidR="00EB009E" w:rsidRPr="00CE154F">
          <w:t xml:space="preserve">photovoltaic industry </w:t>
        </w:r>
        <w:commentRangeEnd w:id="80"/>
        <w:r w:rsidR="00EA1A96" w:rsidRPr="00CE154F">
          <w:rPr>
            <w:rStyle w:val="CommentReference"/>
          </w:rPr>
          <w:commentReference w:id="80"/>
        </w:r>
      </w:ins>
      <w:del w:id="82" w:author="Author" w:date="2021-01-28T14:20:00Z">
        <w:r w:rsidRPr="00CE154F" w:rsidDel="00EB009E">
          <w:delText xml:space="preserve">PV industry </w:delText>
        </w:r>
      </w:del>
      <w:ins w:id="83" w:author="Author" w:date="2021-01-28T14:20:00Z">
        <w:r w:rsidR="00EB009E" w:rsidRPr="00CE154F">
          <w:t>is</w:t>
        </w:r>
      </w:ins>
      <w:ins w:id="84" w:author="Author" w:date="2021-01-28T22:58:00Z">
        <w:r w:rsidR="0007678E" w:rsidRPr="00CE154F">
          <w:t xml:space="preserve"> continuously striving</w:t>
        </w:r>
      </w:ins>
      <w:ins w:id="85" w:author="Author" w:date="2021-01-28T14:20:00Z">
        <w:r w:rsidR="00EB009E" w:rsidRPr="00CE154F">
          <w:t xml:space="preserve"> </w:t>
        </w:r>
      </w:ins>
      <w:r w:rsidRPr="00CE154F">
        <w:t xml:space="preserve">to achieve </w:t>
      </w:r>
      <w:del w:id="86" w:author="Author" w:date="2021-01-27T16:06:00Z">
        <w:r w:rsidRPr="00CE154F" w:rsidDel="007953BB">
          <w:delText xml:space="preserve">both </w:delText>
        </w:r>
      </w:del>
      <w:r w:rsidRPr="00CE154F">
        <w:t xml:space="preserve">high conversion </w:t>
      </w:r>
      <w:del w:id="87" w:author="Author" w:date="2021-01-27T16:06:00Z">
        <w:r w:rsidRPr="00CE154F" w:rsidDel="007953BB">
          <w:delText xml:space="preserve">efficiency </w:delText>
        </w:r>
      </w:del>
      <w:ins w:id="88" w:author="Author" w:date="2021-01-27T16:06:00Z">
        <w:r w:rsidR="007953BB" w:rsidRPr="00CE154F">
          <w:t xml:space="preserve">efficiencies </w:t>
        </w:r>
      </w:ins>
      <w:del w:id="89" w:author="Author" w:date="2021-01-27T16:06:00Z">
        <w:r w:rsidRPr="00CE154F" w:rsidDel="007953BB">
          <w:delText xml:space="preserve">and </w:delText>
        </w:r>
      </w:del>
      <w:ins w:id="90" w:author="Author" w:date="2021-01-27T16:06:00Z">
        <w:r w:rsidR="007953BB" w:rsidRPr="00CE154F">
          <w:t>in a cost-effective manner</w:t>
        </w:r>
      </w:ins>
      <w:del w:id="91" w:author="Author" w:date="2021-01-27T16:06:00Z">
        <w:r w:rsidRPr="00CE154F" w:rsidDel="007953BB">
          <w:delText>low cost</w:delText>
        </w:r>
      </w:del>
      <w:r w:rsidRPr="00CE154F">
        <w:t xml:space="preserve">. </w:t>
      </w:r>
      <w:commentRangeStart w:id="92"/>
      <w:r w:rsidRPr="00CE154F">
        <w:t xml:space="preserve">Heterojunction with intrinsic thin layer (HIT) solar cells </w:t>
      </w:r>
      <w:commentRangeEnd w:id="92"/>
      <w:r w:rsidR="009227F6" w:rsidRPr="00CE154F">
        <w:rPr>
          <w:rStyle w:val="CommentReference"/>
        </w:rPr>
        <w:commentReference w:id="92"/>
      </w:r>
      <w:del w:id="93" w:author="Author" w:date="2021-01-27T16:08:00Z">
        <w:r w:rsidRPr="00CE154F" w:rsidDel="007953BB">
          <w:delText xml:space="preserve">realizes </w:delText>
        </w:r>
      </w:del>
      <w:ins w:id="94" w:author="Author" w:date="2021-01-27T16:08:00Z">
        <w:r w:rsidR="007953BB" w:rsidRPr="00CE154F">
          <w:t xml:space="preserve">enable a </w:t>
        </w:r>
      </w:ins>
      <w:r w:rsidRPr="00CE154F">
        <w:t xml:space="preserve">high open-circuit voltage </w:t>
      </w:r>
      <w:r w:rsidRPr="00CE154F">
        <w:lastRenderedPageBreak/>
        <w:t>and</w:t>
      </w:r>
      <w:ins w:id="95" w:author="Author" w:date="2021-02-08T11:46:00Z">
        <w:r w:rsidR="00391300" w:rsidRPr="00CE154F">
          <w:t>,</w:t>
        </w:r>
      </w:ins>
      <w:r w:rsidRPr="00CE154F">
        <w:t xml:space="preserve"> </w:t>
      </w:r>
      <w:del w:id="96" w:author="Author" w:date="2021-02-08T11:46:00Z">
        <w:r w:rsidRPr="00CE154F" w:rsidDel="00391300">
          <w:delText>hence</w:delText>
        </w:r>
      </w:del>
      <w:ins w:id="97" w:author="Author" w:date="2021-02-08T11:46:00Z">
        <w:r w:rsidR="00391300" w:rsidRPr="00CE154F">
          <w:t>therefore</w:t>
        </w:r>
      </w:ins>
      <w:ins w:id="98" w:author="Author" w:date="2021-01-27T16:08:00Z">
        <w:r w:rsidR="007953BB" w:rsidRPr="00CE154F">
          <w:t>,</w:t>
        </w:r>
      </w:ins>
      <w:r w:rsidRPr="00CE154F">
        <w:t xml:space="preserve"> </w:t>
      </w:r>
      <w:ins w:id="99" w:author="Author" w:date="2021-01-27T16:08:00Z">
        <w:r w:rsidR="007953BB" w:rsidRPr="00CE154F">
          <w:t xml:space="preserve">a </w:t>
        </w:r>
      </w:ins>
      <w:r w:rsidRPr="00CE154F">
        <w:t>high conversion efficiency</w:t>
      </w:r>
      <w:ins w:id="100" w:author="Author" w:date="2021-01-27T16:08:00Z">
        <w:r w:rsidR="007953BB" w:rsidRPr="00CE154F">
          <w:t>,</w:t>
        </w:r>
      </w:ins>
      <w:r w:rsidRPr="00CE154F">
        <w:t xml:space="preserve"> </w:t>
      </w:r>
      <w:del w:id="101" w:author="Author" w:date="2021-01-27T16:08:00Z">
        <w:r w:rsidRPr="00CE154F" w:rsidDel="007953BB">
          <w:delText xml:space="preserve">by applying </w:delText>
        </w:r>
      </w:del>
      <w:ins w:id="102" w:author="Author" w:date="2021-01-27T16:08:00Z">
        <w:r w:rsidR="007953BB" w:rsidRPr="00CE154F">
          <w:t>owing to the</w:t>
        </w:r>
      </w:ins>
      <w:ins w:id="103" w:author="Author" w:date="2021-01-27T16:09:00Z">
        <w:r w:rsidR="007953BB" w:rsidRPr="00CE154F">
          <w:t xml:space="preserve"> </w:t>
        </w:r>
      </w:ins>
      <w:r w:rsidRPr="00CE154F">
        <w:t xml:space="preserve">hydrogen-rich a-Si passivation </w:t>
      </w:r>
      <w:commentRangeStart w:id="104"/>
      <w:ins w:id="105" w:author="Author" w:date="2021-01-27T16:12:00Z">
        <w:r w:rsidR="007370B2" w:rsidRPr="00CE154F">
          <w:t>layer</w:t>
        </w:r>
      </w:ins>
      <w:commentRangeEnd w:id="104"/>
      <w:ins w:id="106" w:author="Author" w:date="2021-02-09T15:28:00Z">
        <w:r w:rsidR="00DE61D7">
          <w:rPr>
            <w:rStyle w:val="CommentReference"/>
          </w:rPr>
          <w:commentReference w:id="104"/>
        </w:r>
      </w:ins>
      <w:ins w:id="108" w:author="Author" w:date="2021-01-27T16:12:00Z">
        <w:r w:rsidR="007370B2" w:rsidRPr="00CE154F">
          <w:t xml:space="preserve"> on </w:t>
        </w:r>
      </w:ins>
      <w:del w:id="109" w:author="Author" w:date="2021-01-27T16:12:00Z">
        <w:r w:rsidRPr="00CE154F" w:rsidDel="007370B2">
          <w:delText xml:space="preserve">to </w:delText>
        </w:r>
      </w:del>
      <w:ins w:id="110" w:author="Author" w:date="2021-01-27T16:09:00Z">
        <w:r w:rsidR="007953BB" w:rsidRPr="00CE154F">
          <w:t xml:space="preserve">the </w:t>
        </w:r>
      </w:ins>
      <w:del w:id="111" w:author="Author" w:date="2021-01-27T16:13:00Z">
        <w:r w:rsidRPr="00CE154F" w:rsidDel="00442195">
          <w:delText>N</w:delText>
        </w:r>
      </w:del>
      <w:ins w:id="112" w:author="Author" w:date="2021-01-27T16:13:00Z">
        <w:r w:rsidR="00442195" w:rsidRPr="00CE154F">
          <w:t>n</w:t>
        </w:r>
      </w:ins>
      <w:r w:rsidRPr="00CE154F">
        <w:t xml:space="preserve">-type Si wafer. </w:t>
      </w:r>
      <w:del w:id="113" w:author="Author" w:date="2021-01-28T19:05:00Z">
        <w:r w:rsidRPr="00CE154F" w:rsidDel="00364A1D">
          <w:delText xml:space="preserve">Panasonic (formerly Sanyo) realized </w:delText>
        </w:r>
      </w:del>
      <w:del w:id="114" w:author="Author" w:date="2021-01-28T19:04:00Z">
        <w:r w:rsidRPr="00CE154F" w:rsidDel="00364A1D">
          <w:delText xml:space="preserve">the </w:delText>
        </w:r>
      </w:del>
      <w:ins w:id="115" w:author="Author" w:date="2021-01-28T19:04:00Z">
        <w:r w:rsidR="00364A1D" w:rsidRPr="00CE154F">
          <w:t xml:space="preserve">The </w:t>
        </w:r>
      </w:ins>
      <w:r w:rsidRPr="00CE154F">
        <w:t>highest HIT conversion efficiency</w:t>
      </w:r>
      <w:ins w:id="116" w:author="Author" w:date="2021-01-29T10:16:00Z">
        <w:r w:rsidR="008C7633" w:rsidRPr="00CE154F">
          <w:t xml:space="preserve"> of </w:t>
        </w:r>
      </w:ins>
      <w:del w:id="117" w:author="Author" w:date="2021-01-29T10:16:00Z">
        <w:r w:rsidRPr="00CE154F" w:rsidDel="008C7633">
          <w:delText xml:space="preserve"> </w:delText>
        </w:r>
      </w:del>
      <w:del w:id="118" w:author="Author" w:date="2021-01-28T22:55:00Z">
        <w:r w:rsidRPr="00CE154F" w:rsidDel="009A10AB">
          <w:delText xml:space="preserve">of </w:delText>
        </w:r>
      </w:del>
      <w:r w:rsidRPr="00CE154F">
        <w:t>25.6%</w:t>
      </w:r>
      <w:ins w:id="119" w:author="Author" w:date="2021-01-28T19:04:00Z">
        <w:r w:rsidR="00364A1D" w:rsidRPr="00CE154F">
          <w:t xml:space="preserve"> </w:t>
        </w:r>
      </w:ins>
      <w:ins w:id="120" w:author="Author" w:date="2021-01-29T09:57:00Z">
        <w:r w:rsidR="000C3B6A" w:rsidRPr="00CE154F">
          <w:t>has been</w:t>
        </w:r>
      </w:ins>
      <w:ins w:id="121" w:author="Author" w:date="2021-01-28T22:55:00Z">
        <w:r w:rsidR="009A10AB" w:rsidRPr="00CE154F">
          <w:t xml:space="preserve"> achieved </w:t>
        </w:r>
      </w:ins>
      <w:ins w:id="122" w:author="Author" w:date="2021-01-28T19:05:00Z">
        <w:r w:rsidR="00364A1D" w:rsidRPr="00CE154F">
          <w:t>by Panasonic (formerly Sanyo)</w:t>
        </w:r>
      </w:ins>
      <w:ins w:id="123" w:author="Author" w:date="2021-01-28T22:56:00Z">
        <w:r w:rsidR="009A10AB" w:rsidRPr="00CE154F">
          <w:t xml:space="preserve">, a multinational electronics </w:t>
        </w:r>
      </w:ins>
      <w:proofErr w:type="spellStart"/>
      <w:ins w:id="124" w:author="Author" w:date="2021-01-29T10:17:00Z">
        <w:r w:rsidR="00F7659F" w:rsidRPr="00CE154F">
          <w:t>company</w:t>
        </w:r>
      </w:ins>
      <w:ins w:id="125" w:author="Author" w:date="2021-01-28T19:05:00Z">
        <w:r w:rsidR="00364A1D" w:rsidRPr="00CE154F">
          <w:t>.</w:t>
        </w:r>
      </w:ins>
      <w:del w:id="126" w:author="Author" w:date="2021-01-27T16:25:00Z">
        <w:r w:rsidRPr="00CE154F" w:rsidDel="00055993">
          <w:rPr>
            <w:vertAlign w:val="superscript"/>
            <w:rPrChange w:id="127" w:author="Author" w:date="2021-01-27T16:25:00Z">
              <w:rPr/>
            </w:rPrChange>
          </w:rPr>
          <w:delText xml:space="preserve"> [</w:delText>
        </w:r>
      </w:del>
      <w:r w:rsidRPr="00CE154F">
        <w:rPr>
          <w:vertAlign w:val="superscript"/>
          <w:rPrChange w:id="128" w:author="Author" w:date="2021-01-27T16:25:00Z">
            <w:rPr/>
          </w:rPrChange>
        </w:rPr>
        <w:t>1</w:t>
      </w:r>
      <w:proofErr w:type="spellEnd"/>
      <w:del w:id="129" w:author="Author" w:date="2021-01-27T16:25:00Z">
        <w:r w:rsidRPr="00CE154F" w:rsidDel="00055993">
          <w:delText>].</w:delText>
        </w:r>
      </w:del>
      <w:r w:rsidRPr="00CE154F">
        <w:t xml:space="preserve"> However, the </w:t>
      </w:r>
      <w:del w:id="130" w:author="Author" w:date="2021-01-29T09:58:00Z">
        <w:r w:rsidRPr="00CE154F" w:rsidDel="00B52D2C">
          <w:delText xml:space="preserve">high </w:delText>
        </w:r>
      </w:del>
      <w:r w:rsidRPr="00CE154F">
        <w:t xml:space="preserve">manufacturing cost </w:t>
      </w:r>
      <w:del w:id="131" w:author="Author" w:date="2021-01-29T10:00:00Z">
        <w:r w:rsidRPr="00CE154F" w:rsidDel="00B52D2C">
          <w:delText>(</w:delText>
        </w:r>
        <w:r w:rsidRPr="00CE154F" w:rsidDel="00B52D2C">
          <w:rPr>
            <w:rFonts w:ascii="Cambria Math" w:hAnsi="Cambria Math" w:cs="Cambria Math"/>
          </w:rPr>
          <w:delText>∼</w:delText>
        </w:r>
        <w:r w:rsidRPr="00CE154F" w:rsidDel="00B52D2C">
          <w:delText xml:space="preserve">$0.5/w) </w:delText>
        </w:r>
      </w:del>
      <w:r w:rsidRPr="00CE154F">
        <w:t>of</w:t>
      </w:r>
      <w:del w:id="132" w:author="Author" w:date="2021-01-29T10:00:00Z">
        <w:r w:rsidRPr="00CE154F" w:rsidDel="00B52D2C">
          <w:delText xml:space="preserve"> </w:delText>
        </w:r>
      </w:del>
      <w:ins w:id="133" w:author="Author" w:date="2021-01-29T10:00:00Z">
        <w:r w:rsidR="00B52D2C" w:rsidRPr="00CE154F">
          <w:t xml:space="preserve"> </w:t>
        </w:r>
      </w:ins>
      <w:r w:rsidRPr="00CE154F">
        <w:t>HIT solar cell</w:t>
      </w:r>
      <w:ins w:id="134" w:author="Author" w:date="2021-01-27T16:14:00Z">
        <w:r w:rsidR="00442195" w:rsidRPr="00CE154F">
          <w:t>s</w:t>
        </w:r>
      </w:ins>
      <w:r w:rsidRPr="00CE154F">
        <w:t xml:space="preserve"> </w:t>
      </w:r>
      <w:ins w:id="135" w:author="Author" w:date="2021-01-27T16:15:00Z">
        <w:r w:rsidR="00442195" w:rsidRPr="00CE154F">
          <w:t>is</w:t>
        </w:r>
      </w:ins>
      <w:ins w:id="136" w:author="Author" w:date="2021-01-29T09:58:00Z">
        <w:r w:rsidR="00B52D2C" w:rsidRPr="00CE154F">
          <w:t xml:space="preserve"> remarkably hi</w:t>
        </w:r>
      </w:ins>
      <w:ins w:id="137" w:author="Author" w:date="2021-01-29T09:59:00Z">
        <w:r w:rsidR="00B52D2C" w:rsidRPr="00CE154F">
          <w:t>gh</w:t>
        </w:r>
      </w:ins>
      <w:ins w:id="138" w:author="Author" w:date="2021-01-29T10:00:00Z">
        <w:r w:rsidR="00B52D2C" w:rsidRPr="00CE154F">
          <w:t xml:space="preserve"> (</w:t>
        </w:r>
        <w:r w:rsidR="00B52D2C" w:rsidRPr="00CE154F">
          <w:rPr>
            <w:rFonts w:ascii="Cambria Math" w:hAnsi="Cambria Math" w:cs="Cambria Math"/>
          </w:rPr>
          <w:t>∼</w:t>
        </w:r>
        <w:r w:rsidR="00B52D2C" w:rsidRPr="00CE154F">
          <w:t>$ 0.5/w)</w:t>
        </w:r>
      </w:ins>
      <w:ins w:id="139" w:author="Author" w:date="2021-01-29T09:59:00Z">
        <w:r w:rsidR="00B52D2C" w:rsidRPr="00CE154F">
          <w:t xml:space="preserve">, and lowering </w:t>
        </w:r>
      </w:ins>
      <w:ins w:id="140" w:author="Author" w:date="2021-01-29T10:00:00Z">
        <w:r w:rsidR="00B52D2C" w:rsidRPr="00CE154F">
          <w:t>this</w:t>
        </w:r>
      </w:ins>
      <w:ins w:id="141" w:author="Author" w:date="2021-01-29T09:59:00Z">
        <w:r w:rsidR="00B52D2C" w:rsidRPr="00CE154F">
          <w:t xml:space="preserve"> cost is a challenge </w:t>
        </w:r>
      </w:ins>
      <w:del w:id="142" w:author="Author" w:date="2021-01-27T16:14:00Z">
        <w:r w:rsidRPr="00CE154F" w:rsidDel="00442195">
          <w:delText xml:space="preserve">becomes the main obstacle </w:delText>
        </w:r>
      </w:del>
      <w:r w:rsidRPr="00CE154F">
        <w:t>for further capacity expansion. Currently, solar-grade Si (</w:t>
      </w:r>
      <w:proofErr w:type="spellStart"/>
      <w:r w:rsidRPr="00CE154F">
        <w:t>SOGSi</w:t>
      </w:r>
      <w:proofErr w:type="spellEnd"/>
      <w:r w:rsidRPr="00CE154F">
        <w:t xml:space="preserve">) is mainly fabricated using </w:t>
      </w:r>
      <w:ins w:id="143" w:author="Author" w:date="2021-01-28T00:29:00Z">
        <w:r w:rsidR="00326F2B" w:rsidRPr="00CE154F">
          <w:t xml:space="preserve">an </w:t>
        </w:r>
      </w:ins>
      <w:r w:rsidRPr="00CE154F">
        <w:t xml:space="preserve">improved Siemens method. However, </w:t>
      </w:r>
      <w:del w:id="144" w:author="Author" w:date="2021-01-27T16:16:00Z">
        <w:r w:rsidRPr="00CE154F" w:rsidDel="00442195">
          <w:delText xml:space="preserve">such </w:delText>
        </w:r>
      </w:del>
      <w:ins w:id="145" w:author="Author" w:date="2021-01-27T16:16:00Z">
        <w:r w:rsidR="00442195" w:rsidRPr="00CE154F">
          <w:t xml:space="preserve">this </w:t>
        </w:r>
      </w:ins>
      <w:r w:rsidRPr="00CE154F">
        <w:t xml:space="preserve">method </w:t>
      </w:r>
      <w:del w:id="146" w:author="Author" w:date="2021-01-27T16:17:00Z">
        <w:r w:rsidRPr="00CE154F" w:rsidDel="00442195">
          <w:delText xml:space="preserve">faces </w:delText>
        </w:r>
      </w:del>
      <w:ins w:id="147" w:author="Author" w:date="2021-01-27T16:18:00Z">
        <w:r w:rsidR="00442195" w:rsidRPr="00CE154F">
          <w:t>involves</w:t>
        </w:r>
      </w:ins>
      <w:ins w:id="148" w:author="Author" w:date="2021-01-27T16:17:00Z">
        <w:r w:rsidR="00442195" w:rsidRPr="00CE154F">
          <w:t xml:space="preserve"> </w:t>
        </w:r>
      </w:ins>
      <w:r w:rsidRPr="00CE154F">
        <w:t>high energy consumption</w:t>
      </w:r>
      <w:ins w:id="149" w:author="Author" w:date="2021-01-27T16:18:00Z">
        <w:r w:rsidR="00442195" w:rsidRPr="00CE154F">
          <w:t xml:space="preserve"> and</w:t>
        </w:r>
      </w:ins>
      <w:del w:id="150" w:author="Author" w:date="2021-01-27T16:18:00Z">
        <w:r w:rsidRPr="00CE154F" w:rsidDel="00442195">
          <w:delText>,</w:delText>
        </w:r>
      </w:del>
      <w:r w:rsidRPr="00CE154F">
        <w:t xml:space="preserve"> high cost</w:t>
      </w:r>
      <w:del w:id="151" w:author="Author" w:date="2021-01-27T16:18:00Z">
        <w:r w:rsidRPr="00CE154F" w:rsidDel="00442195">
          <w:delText>,</w:delText>
        </w:r>
      </w:del>
      <w:r w:rsidRPr="00CE154F">
        <w:t xml:space="preserve"> and </w:t>
      </w:r>
      <w:ins w:id="152" w:author="Author" w:date="2021-01-29T10:18:00Z">
        <w:r w:rsidR="00ED2C4D" w:rsidRPr="00CE154F">
          <w:t xml:space="preserve">also </w:t>
        </w:r>
      </w:ins>
      <w:ins w:id="153" w:author="Author" w:date="2021-01-27T16:19:00Z">
        <w:r w:rsidR="00442195" w:rsidRPr="00CE154F">
          <w:t xml:space="preserve">causes </w:t>
        </w:r>
      </w:ins>
      <w:r w:rsidRPr="00CE154F">
        <w:t>pollution</w:t>
      </w:r>
      <w:del w:id="154" w:author="Author" w:date="2021-01-27T16:19:00Z">
        <w:r w:rsidRPr="00CE154F" w:rsidDel="00442195">
          <w:delText xml:space="preserve"> issues</w:delText>
        </w:r>
      </w:del>
      <w:r w:rsidRPr="00CE154F">
        <w:t>. Si purification using metallurgical method</w:t>
      </w:r>
      <w:ins w:id="155" w:author="Author" w:date="2021-01-27T16:20:00Z">
        <w:r w:rsidR="00805508" w:rsidRPr="00CE154F">
          <w:t>s</w:t>
        </w:r>
      </w:ins>
      <w:r w:rsidRPr="00CE154F">
        <w:t xml:space="preserve"> has drawn </w:t>
      </w:r>
      <w:ins w:id="156" w:author="Author" w:date="2021-01-27T16:20:00Z">
        <w:r w:rsidR="00805508" w:rsidRPr="00CE154F">
          <w:t xml:space="preserve">significant </w:t>
        </w:r>
      </w:ins>
      <w:r w:rsidRPr="00CE154F">
        <w:t xml:space="preserve">attention </w:t>
      </w:r>
      <w:del w:id="157" w:author="Author" w:date="2021-01-27T16:20:00Z">
        <w:r w:rsidRPr="00CE154F" w:rsidDel="00805508">
          <w:delText xml:space="preserve">for </w:delText>
        </w:r>
      </w:del>
      <w:ins w:id="158" w:author="Author" w:date="2021-01-27T16:20:00Z">
        <w:r w:rsidR="00805508" w:rsidRPr="00CE154F">
          <w:t xml:space="preserve">in </w:t>
        </w:r>
      </w:ins>
      <w:r w:rsidRPr="00CE154F">
        <w:t xml:space="preserve">the past </w:t>
      </w:r>
      <w:del w:id="159" w:author="Author" w:date="2021-01-27T16:20:00Z">
        <w:r w:rsidRPr="00CE154F" w:rsidDel="00805508">
          <w:delText xml:space="preserve">ten years </w:delText>
        </w:r>
      </w:del>
      <w:ins w:id="160" w:author="Author" w:date="2021-01-27T16:20:00Z">
        <w:r w:rsidR="00805508" w:rsidRPr="00CE154F">
          <w:t xml:space="preserve">decade </w:t>
        </w:r>
      </w:ins>
      <w:r w:rsidRPr="00CE154F">
        <w:t xml:space="preserve">due to its </w:t>
      </w:r>
      <w:commentRangeStart w:id="161"/>
      <w:del w:id="162" w:author="Author" w:date="2021-01-27T16:21:00Z">
        <w:r w:rsidRPr="00CE154F" w:rsidDel="00805508">
          <w:delText>low cost</w:delText>
        </w:r>
      </w:del>
      <w:ins w:id="163" w:author="Author" w:date="2021-01-27T16:21:00Z">
        <w:r w:rsidR="00805508" w:rsidRPr="00CE154F">
          <w:t>cost-effectiveness</w:t>
        </w:r>
      </w:ins>
      <w:r w:rsidRPr="00CE154F">
        <w:t xml:space="preserve">, </w:t>
      </w:r>
      <w:commentRangeEnd w:id="161"/>
      <w:r w:rsidR="00375B25" w:rsidRPr="00CE154F">
        <w:rPr>
          <w:rStyle w:val="CommentReference"/>
        </w:rPr>
        <w:commentReference w:id="161"/>
      </w:r>
      <w:r w:rsidRPr="00CE154F">
        <w:t xml:space="preserve">low energy consumption, and </w:t>
      </w:r>
      <w:del w:id="164" w:author="Author" w:date="2021-01-27T16:21:00Z">
        <w:r w:rsidRPr="00CE154F" w:rsidDel="00805508">
          <w:delText xml:space="preserve">less </w:delText>
        </w:r>
      </w:del>
      <w:ins w:id="165" w:author="Author" w:date="2021-01-27T16:21:00Z">
        <w:r w:rsidR="00805508" w:rsidRPr="00CE154F">
          <w:t xml:space="preserve">low </w:t>
        </w:r>
      </w:ins>
      <w:r w:rsidRPr="00CE154F">
        <w:t xml:space="preserve">pollution. </w:t>
      </w:r>
      <w:ins w:id="166" w:author="Author" w:date="2021-02-08T11:55:00Z">
        <w:r w:rsidR="00FB1355" w:rsidRPr="00CE154F">
          <w:t xml:space="preserve">Further, </w:t>
        </w:r>
      </w:ins>
      <w:del w:id="167" w:author="Author" w:date="2021-01-27T16:21:00Z">
        <w:r w:rsidRPr="00CE154F" w:rsidDel="00805508">
          <w:delText>N</w:delText>
        </w:r>
      </w:del>
      <w:ins w:id="168" w:author="Author" w:date="2021-01-27T16:21:00Z">
        <w:r w:rsidR="00805508" w:rsidRPr="00CE154F">
          <w:t>n</w:t>
        </w:r>
      </w:ins>
      <w:r w:rsidRPr="00CE154F">
        <w:t>-</w:t>
      </w:r>
      <w:del w:id="169" w:author="Author" w:date="2021-01-27T16:21:00Z">
        <w:r w:rsidRPr="00CE154F" w:rsidDel="00805508">
          <w:delText xml:space="preserve">type </w:delText>
        </w:r>
      </w:del>
      <w:ins w:id="170" w:author="Author" w:date="2021-01-27T16:21:00Z">
        <w:r w:rsidR="00805508" w:rsidRPr="00CE154F">
          <w:t xml:space="preserve">Type </w:t>
        </w:r>
      </w:ins>
      <w:r w:rsidRPr="00CE154F">
        <w:t xml:space="preserve">Si </w:t>
      </w:r>
      <w:ins w:id="171" w:author="Author" w:date="2021-01-27T16:22:00Z">
        <w:r w:rsidR="00805508" w:rsidRPr="00CE154F">
          <w:t xml:space="preserve">prepared </w:t>
        </w:r>
      </w:ins>
      <w:r w:rsidRPr="00CE154F">
        <w:t>using metallurgical method</w:t>
      </w:r>
      <w:ins w:id="172" w:author="Author" w:date="2021-01-27T16:22:00Z">
        <w:r w:rsidR="00805508" w:rsidRPr="00CE154F">
          <w:t>s</w:t>
        </w:r>
      </w:ins>
      <w:ins w:id="173" w:author="Author" w:date="2021-01-28T22:51:00Z">
        <w:r w:rsidR="00473855" w:rsidRPr="00CE154F">
          <w:t xml:space="preserve"> (metallurgical Si)</w:t>
        </w:r>
      </w:ins>
      <w:r w:rsidRPr="00CE154F">
        <w:t xml:space="preserve"> does not require</w:t>
      </w:r>
      <w:ins w:id="174" w:author="Author" w:date="2021-01-29T10:19:00Z">
        <w:r w:rsidR="00C62399" w:rsidRPr="00CE154F">
          <w:t xml:space="preserve"> </w:t>
        </w:r>
      </w:ins>
      <w:del w:id="175" w:author="Author" w:date="2021-01-29T10:19:00Z">
        <w:r w:rsidRPr="00CE154F" w:rsidDel="00C62399">
          <w:delText xml:space="preserve"> </w:delText>
        </w:r>
      </w:del>
      <w:del w:id="176" w:author="Author" w:date="2021-01-27T17:49:00Z">
        <w:r w:rsidRPr="00CE154F" w:rsidDel="00ED255C">
          <w:delText xml:space="preserve">the expensive </w:delText>
        </w:r>
        <w:r w:rsidRPr="00CE154F" w:rsidDel="008F6340">
          <w:delText xml:space="preserve">e-beam </w:delText>
        </w:r>
      </w:del>
      <w:r w:rsidRPr="00CE154F">
        <w:t xml:space="preserve">phosphorus removal </w:t>
      </w:r>
      <w:ins w:id="177" w:author="Author" w:date="2021-01-27T17:49:00Z">
        <w:r w:rsidR="00ED255C" w:rsidRPr="00CE154F">
          <w:t xml:space="preserve">by </w:t>
        </w:r>
      </w:ins>
      <w:ins w:id="178" w:author="Author" w:date="2021-01-27T17:50:00Z">
        <w:r w:rsidR="00ED255C" w:rsidRPr="00CE154F">
          <w:t>electron beam refining</w:t>
        </w:r>
      </w:ins>
      <w:del w:id="179" w:author="Author" w:date="2021-01-27T17:49:00Z">
        <w:r w:rsidRPr="00CE154F" w:rsidDel="00ED255C">
          <w:delText>process step</w:delText>
        </w:r>
      </w:del>
      <w:r w:rsidRPr="00CE154F">
        <w:t xml:space="preserve">, </w:t>
      </w:r>
      <w:ins w:id="180" w:author="Author" w:date="2021-01-27T17:50:00Z">
        <w:r w:rsidR="00ED255C" w:rsidRPr="00CE154F">
          <w:t>which is an expensive process</w:t>
        </w:r>
      </w:ins>
      <w:ins w:id="181" w:author="Author" w:date="2021-01-29T10:20:00Z">
        <w:r w:rsidR="000A5521" w:rsidRPr="00CE154F">
          <w:t>.</w:t>
        </w:r>
      </w:ins>
      <w:del w:id="182" w:author="Author" w:date="2021-01-29T10:20:00Z">
        <w:r w:rsidRPr="00CE154F" w:rsidDel="000A5521">
          <w:delText xml:space="preserve">and </w:delText>
        </w:r>
      </w:del>
      <w:ins w:id="183" w:author="Author" w:date="2021-01-29T10:20:00Z">
        <w:r w:rsidR="000A5521" w:rsidRPr="00CE154F">
          <w:t xml:space="preserve"> Consequently</w:t>
        </w:r>
      </w:ins>
      <w:del w:id="184" w:author="Author" w:date="2021-01-29T10:20:00Z">
        <w:r w:rsidRPr="00CE154F" w:rsidDel="000A5521">
          <w:delText>therefore</w:delText>
        </w:r>
      </w:del>
      <w:ins w:id="185" w:author="Author" w:date="2021-01-27T16:22:00Z">
        <w:r w:rsidR="009F5EC0" w:rsidRPr="00CE154F">
          <w:t>,</w:t>
        </w:r>
      </w:ins>
      <w:r w:rsidRPr="00CE154F">
        <w:t xml:space="preserve"> </w:t>
      </w:r>
      <w:del w:id="186" w:author="Author" w:date="2021-01-27T16:24:00Z">
        <w:r w:rsidRPr="00CE154F" w:rsidDel="009F5EC0">
          <w:delText xml:space="preserve">its </w:delText>
        </w:r>
      </w:del>
      <w:ins w:id="187" w:author="Author" w:date="2021-01-27T16:24:00Z">
        <w:r w:rsidR="009F5EC0" w:rsidRPr="00CE154F">
          <w:t xml:space="preserve">the </w:t>
        </w:r>
      </w:ins>
      <w:r w:rsidRPr="00CE154F">
        <w:t xml:space="preserve">manufacturing cost </w:t>
      </w:r>
      <w:ins w:id="188" w:author="Author" w:date="2021-01-27T16:26:00Z">
        <w:r w:rsidR="00055993" w:rsidRPr="00CE154F">
          <w:t>with</w:t>
        </w:r>
      </w:ins>
      <w:ins w:id="189" w:author="Author" w:date="2021-01-27T16:24:00Z">
        <w:r w:rsidR="009F5EC0" w:rsidRPr="00CE154F">
          <w:t xml:space="preserve"> this method </w:t>
        </w:r>
      </w:ins>
      <w:r w:rsidRPr="00CE154F">
        <w:t xml:space="preserve">is only 40% </w:t>
      </w:r>
      <w:ins w:id="190" w:author="Author" w:date="2021-01-27T16:26:00Z">
        <w:r w:rsidR="00055993" w:rsidRPr="00CE154F">
          <w:t xml:space="preserve">of </w:t>
        </w:r>
      </w:ins>
      <w:ins w:id="191" w:author="Author" w:date="2021-01-27T16:24:00Z">
        <w:r w:rsidR="009F5EC0" w:rsidRPr="00CE154F">
          <w:t xml:space="preserve">that </w:t>
        </w:r>
      </w:ins>
      <w:ins w:id="192" w:author="Author" w:date="2021-01-27T16:26:00Z">
        <w:r w:rsidR="00055993" w:rsidRPr="00CE154F">
          <w:t xml:space="preserve">with </w:t>
        </w:r>
      </w:ins>
      <w:ins w:id="193" w:author="Author" w:date="2021-01-27T16:24:00Z">
        <w:r w:rsidR="009F5EC0" w:rsidRPr="00CE154F">
          <w:t xml:space="preserve">the </w:t>
        </w:r>
      </w:ins>
      <w:del w:id="194" w:author="Author" w:date="2021-01-27T16:23:00Z">
        <w:r w:rsidRPr="00CE154F" w:rsidDel="009F5EC0">
          <w:delText xml:space="preserve">compared to </w:delText>
        </w:r>
      </w:del>
      <w:r w:rsidRPr="00CE154F">
        <w:t xml:space="preserve">Siemens method. </w:t>
      </w:r>
      <w:commentRangeStart w:id="195"/>
      <w:r w:rsidRPr="00CE154F">
        <w:t xml:space="preserve">An et </w:t>
      </w:r>
      <w:proofErr w:type="spellStart"/>
      <w:r w:rsidRPr="00CE154F">
        <w:t>al.</w:t>
      </w:r>
      <w:del w:id="196" w:author="Author" w:date="2021-01-27T16:31:00Z">
        <w:r w:rsidRPr="00CE154F" w:rsidDel="007B6EAE">
          <w:rPr>
            <w:vertAlign w:val="superscript"/>
            <w:rPrChange w:id="197" w:author="Author" w:date="2021-01-27T16:31:00Z">
              <w:rPr/>
            </w:rPrChange>
          </w:rPr>
          <w:delText xml:space="preserve"> [</w:delText>
        </w:r>
      </w:del>
      <w:r w:rsidRPr="00CE154F">
        <w:rPr>
          <w:vertAlign w:val="superscript"/>
          <w:rPrChange w:id="198" w:author="Author" w:date="2021-01-27T16:31:00Z">
            <w:rPr/>
          </w:rPrChange>
        </w:rPr>
        <w:t>2</w:t>
      </w:r>
      <w:proofErr w:type="spellEnd"/>
      <w:del w:id="199" w:author="Author" w:date="2021-01-27T16:31:00Z">
        <w:r w:rsidRPr="00CE154F" w:rsidDel="007B6EAE">
          <w:delText>]</w:delText>
        </w:r>
      </w:del>
      <w:r w:rsidRPr="00CE154F">
        <w:t xml:space="preserve"> investigated the main solar cell performance </w:t>
      </w:r>
      <w:commentRangeStart w:id="200"/>
      <w:ins w:id="201" w:author="Author" w:date="2021-01-28T14:59:00Z">
        <w:r w:rsidR="00B77CFE" w:rsidRPr="00CE154F">
          <w:t xml:space="preserve">using Si prepared by </w:t>
        </w:r>
      </w:ins>
      <w:del w:id="202" w:author="Author" w:date="2021-01-28T14:59:00Z">
        <w:r w:rsidRPr="00CE154F" w:rsidDel="00B77CFE">
          <w:delText xml:space="preserve">for </w:delText>
        </w:r>
      </w:del>
      <w:r w:rsidRPr="00CE154F">
        <w:t xml:space="preserve">both </w:t>
      </w:r>
      <w:ins w:id="203" w:author="Author" w:date="2021-01-27T16:28:00Z">
        <w:r w:rsidR="007B6EAE" w:rsidRPr="00CE154F">
          <w:t xml:space="preserve">the </w:t>
        </w:r>
      </w:ins>
      <w:commentRangeStart w:id="204"/>
      <w:r w:rsidRPr="00CE154F">
        <w:t>Siemens</w:t>
      </w:r>
      <w:ins w:id="205" w:author="Author" w:date="2021-01-27T16:28:00Z">
        <w:r w:rsidR="007B6EAE" w:rsidRPr="00CE154F">
          <w:t xml:space="preserve"> metho</w:t>
        </w:r>
      </w:ins>
      <w:ins w:id="206" w:author="Author" w:date="2021-01-27T16:29:00Z">
        <w:r w:rsidR="007B6EAE" w:rsidRPr="00CE154F">
          <w:t>d</w:t>
        </w:r>
      </w:ins>
      <w:r w:rsidRPr="00CE154F">
        <w:t xml:space="preserve"> </w:t>
      </w:r>
      <w:commentRangeEnd w:id="204"/>
      <w:r w:rsidR="001F6BA7" w:rsidRPr="00CE154F">
        <w:rPr>
          <w:rStyle w:val="CommentReference"/>
        </w:rPr>
        <w:commentReference w:id="204"/>
      </w:r>
      <w:r w:rsidRPr="00CE154F">
        <w:t>and metallurgical methods</w:t>
      </w:r>
      <w:commentRangeEnd w:id="200"/>
      <w:r w:rsidR="004A2312" w:rsidRPr="00CE154F">
        <w:rPr>
          <w:rStyle w:val="CommentReference"/>
        </w:rPr>
        <w:commentReference w:id="200"/>
      </w:r>
      <w:ins w:id="207" w:author="Author" w:date="2021-01-28T14:59:00Z">
        <w:r w:rsidR="00B77CFE" w:rsidRPr="00CE154F">
          <w:t>, and a</w:t>
        </w:r>
      </w:ins>
      <w:r w:rsidRPr="00CE154F">
        <w:t xml:space="preserve"> </w:t>
      </w:r>
      <w:del w:id="208" w:author="Author" w:date="2021-01-27T16:29:00Z">
        <w:r w:rsidRPr="00CE154F" w:rsidDel="007B6EAE">
          <w:delText xml:space="preserve">and obtained </w:delText>
        </w:r>
      </w:del>
      <w:del w:id="209" w:author="Author" w:date="2021-01-28T14:59:00Z">
        <w:r w:rsidRPr="00CE154F" w:rsidDel="00B77CFE">
          <w:delText xml:space="preserve">the </w:delText>
        </w:r>
      </w:del>
      <w:r w:rsidRPr="00CE154F">
        <w:t>conversion efficiency</w:t>
      </w:r>
      <w:ins w:id="210" w:author="Author" w:date="2021-01-28T14:59:00Z">
        <w:r w:rsidR="00B77CFE" w:rsidRPr="00CE154F">
          <w:t xml:space="preserve"> of 18.3%</w:t>
        </w:r>
      </w:ins>
      <w:r w:rsidRPr="00CE154F">
        <w:t xml:space="preserve"> </w:t>
      </w:r>
      <w:ins w:id="211" w:author="Author" w:date="2021-01-28T14:59:00Z">
        <w:r w:rsidR="00B77CFE" w:rsidRPr="00CE154F">
          <w:t xml:space="preserve">was obtained </w:t>
        </w:r>
      </w:ins>
      <w:r w:rsidRPr="00CE154F">
        <w:t>for regular monocrystalline metallurgical Si</w:t>
      </w:r>
      <w:commentRangeEnd w:id="195"/>
      <w:r w:rsidR="00FC39B0" w:rsidRPr="00CE154F">
        <w:rPr>
          <w:rStyle w:val="CommentReference"/>
        </w:rPr>
        <w:commentReference w:id="195"/>
      </w:r>
      <w:del w:id="212" w:author="Author" w:date="2021-01-28T15:00:00Z">
        <w:r w:rsidRPr="00CE154F" w:rsidDel="00B77CFE">
          <w:delText xml:space="preserve"> to be 18.3%</w:delText>
        </w:r>
      </w:del>
      <w:r w:rsidRPr="00CE154F">
        <w:t xml:space="preserve">. </w:t>
      </w:r>
      <w:del w:id="213" w:author="Author" w:date="2021-01-27T16:30:00Z">
        <w:r w:rsidRPr="00CE154F" w:rsidDel="007B6EAE">
          <w:delText xml:space="preserve">More attention should be paid to the </w:delText>
        </w:r>
      </w:del>
      <w:ins w:id="214" w:author="Author" w:date="2021-01-27T16:30:00Z">
        <w:r w:rsidR="007B6EAE" w:rsidRPr="00CE154F">
          <w:t xml:space="preserve">Further, </w:t>
        </w:r>
      </w:ins>
      <w:proofErr w:type="spellStart"/>
      <w:r w:rsidRPr="00CE154F">
        <w:t>Einhaus</w:t>
      </w:r>
      <w:proofErr w:type="spellEnd"/>
      <w:r w:rsidRPr="00CE154F">
        <w:t xml:space="preserve"> </w:t>
      </w:r>
      <w:ins w:id="215" w:author="Author" w:date="2021-01-27T16:31:00Z">
        <w:r w:rsidR="007B6EAE" w:rsidRPr="00CE154F">
          <w:t xml:space="preserve">et </w:t>
        </w:r>
        <w:proofErr w:type="spellStart"/>
        <w:r w:rsidR="007B6EAE" w:rsidRPr="00CE154F">
          <w:t>al.</w:t>
        </w:r>
      </w:ins>
      <w:del w:id="216" w:author="Author" w:date="2021-01-27T16:31:00Z">
        <w:r w:rsidRPr="00CE154F" w:rsidDel="007B6EAE">
          <w:rPr>
            <w:vertAlign w:val="superscript"/>
            <w:rPrChange w:id="217" w:author="Author" w:date="2021-01-27T16:31:00Z">
              <w:rPr/>
            </w:rPrChange>
          </w:rPr>
          <w:delText>research group [</w:delText>
        </w:r>
      </w:del>
      <w:r w:rsidRPr="00CE154F">
        <w:rPr>
          <w:vertAlign w:val="superscript"/>
          <w:rPrChange w:id="218" w:author="Author" w:date="2021-01-27T16:31:00Z">
            <w:rPr/>
          </w:rPrChange>
        </w:rPr>
        <w:t>3</w:t>
      </w:r>
      <w:proofErr w:type="spellEnd"/>
      <w:del w:id="219" w:author="Author" w:date="2021-01-27T16:31:00Z">
        <w:r w:rsidRPr="00CE154F" w:rsidDel="007B6EAE">
          <w:rPr>
            <w:vertAlign w:val="superscript"/>
            <w:rPrChange w:id="220" w:author="Author" w:date="2021-01-27T16:31:00Z">
              <w:rPr/>
            </w:rPrChange>
          </w:rPr>
          <w:delText>]</w:delText>
        </w:r>
        <w:r w:rsidRPr="00CE154F" w:rsidDel="007B6EAE">
          <w:delText>,</w:delText>
        </w:r>
      </w:del>
      <w:r w:rsidRPr="00CE154F">
        <w:t xml:space="preserve"> </w:t>
      </w:r>
      <w:ins w:id="221" w:author="Author" w:date="2021-01-27T16:31:00Z">
        <w:r w:rsidR="007B6EAE" w:rsidRPr="00CE154F">
          <w:t xml:space="preserve">reported </w:t>
        </w:r>
      </w:ins>
      <w:r w:rsidRPr="00CE154F">
        <w:t xml:space="preserve">a cell efficiency of 19% for mono-c UMG </w:t>
      </w:r>
      <w:del w:id="222" w:author="Author" w:date="2021-01-27T16:31:00Z">
        <w:r w:rsidRPr="00CE154F" w:rsidDel="007B6EAE">
          <w:delText>N</w:delText>
        </w:r>
      </w:del>
      <w:ins w:id="223" w:author="Author" w:date="2021-01-27T16:31:00Z">
        <w:r w:rsidR="007B6EAE" w:rsidRPr="00CE154F">
          <w:t>n</w:t>
        </w:r>
      </w:ins>
      <w:r w:rsidRPr="00CE154F">
        <w:t xml:space="preserve">-type Si </w:t>
      </w:r>
      <w:del w:id="224" w:author="Author" w:date="2021-01-27T16:31:00Z">
        <w:r w:rsidRPr="00CE154F" w:rsidDel="007B6EAE">
          <w:delText xml:space="preserve">has been demonstrated </w:delText>
        </w:r>
      </w:del>
      <w:r w:rsidRPr="00CE154F">
        <w:t xml:space="preserve">on a 149 </w:t>
      </w:r>
      <w:proofErr w:type="spellStart"/>
      <w:r w:rsidRPr="00CE154F">
        <w:t>cm</w:t>
      </w:r>
      <w:r w:rsidRPr="00CE154F">
        <w:rPr>
          <w:vertAlign w:val="superscript"/>
        </w:rPr>
        <w:t>2</w:t>
      </w:r>
      <w:proofErr w:type="spellEnd"/>
      <w:r w:rsidRPr="00CE154F">
        <w:rPr>
          <w:vertAlign w:val="superscript"/>
        </w:rPr>
        <w:t xml:space="preserve"> </w:t>
      </w:r>
      <w:r w:rsidRPr="00CE154F">
        <w:t xml:space="preserve">cell in </w:t>
      </w:r>
      <w:ins w:id="225" w:author="Author" w:date="2021-01-27T16:32:00Z">
        <w:r w:rsidR="007B6EAE" w:rsidRPr="00CE154F">
          <w:t xml:space="preserve">the </w:t>
        </w:r>
      </w:ins>
      <w:r w:rsidRPr="00CE154F">
        <w:t>first trial</w:t>
      </w:r>
      <w:del w:id="226" w:author="Author" w:date="2021-01-28T14:26:00Z">
        <w:r w:rsidRPr="00CE154F" w:rsidDel="00EA1A96">
          <w:delText>s</w:delText>
        </w:r>
      </w:del>
      <w:r w:rsidRPr="00CE154F">
        <w:t xml:space="preserve"> using </w:t>
      </w:r>
      <w:ins w:id="227" w:author="Author" w:date="2021-01-27T16:32:00Z">
        <w:r w:rsidR="007B6EAE" w:rsidRPr="00CE154F">
          <w:t xml:space="preserve">the </w:t>
        </w:r>
      </w:ins>
      <w:r w:rsidRPr="00CE154F">
        <w:t xml:space="preserve">heterojunction solar cell technology. </w:t>
      </w:r>
      <w:ins w:id="228" w:author="Author" w:date="2021-01-27T16:32:00Z">
        <w:r w:rsidR="007B6EAE" w:rsidRPr="00CE154F">
          <w:t xml:space="preserve">The </w:t>
        </w:r>
      </w:ins>
      <w:del w:id="229" w:author="Author" w:date="2021-02-08T11:56:00Z">
        <w:r w:rsidRPr="00CE154F" w:rsidDel="002944F1">
          <w:delText>AFORS-HET (</w:delText>
        </w:r>
        <w:r w:rsidRPr="00CE154F" w:rsidDel="00A03412">
          <w:delText>A</w:delText>
        </w:r>
      </w:del>
      <w:ins w:id="230" w:author="Author" w:date="2021-02-08T11:56:00Z">
        <w:r w:rsidR="00A03412" w:rsidRPr="00CE154F">
          <w:t>a</w:t>
        </w:r>
      </w:ins>
      <w:r w:rsidRPr="00CE154F">
        <w:t xml:space="preserve">utomat for </w:t>
      </w:r>
      <w:del w:id="231" w:author="Author" w:date="2021-02-08T11:56:00Z">
        <w:r w:rsidRPr="00CE154F" w:rsidDel="00A03412">
          <w:delText xml:space="preserve">Simulation </w:delText>
        </w:r>
      </w:del>
      <w:ins w:id="232" w:author="Author" w:date="2021-02-08T11:56:00Z">
        <w:r w:rsidR="00A03412" w:rsidRPr="00CE154F">
          <w:t xml:space="preserve">simulation </w:t>
        </w:r>
      </w:ins>
      <w:r w:rsidRPr="00CE154F">
        <w:t xml:space="preserve">of </w:t>
      </w:r>
      <w:del w:id="233" w:author="Author" w:date="2021-02-08T11:56:00Z">
        <w:r w:rsidRPr="00CE154F" w:rsidDel="00A03412">
          <w:delText>Heterostructures</w:delText>
        </w:r>
      </w:del>
      <w:ins w:id="234" w:author="Author" w:date="2021-02-08T11:56:00Z">
        <w:r w:rsidR="00A03412" w:rsidRPr="00CE154F">
          <w:t xml:space="preserve">heterostructures </w:t>
        </w:r>
        <w:r w:rsidR="002944F1" w:rsidRPr="00CE154F">
          <w:t>(</w:t>
        </w:r>
        <w:proofErr w:type="spellStart"/>
        <w:r w:rsidR="002944F1" w:rsidRPr="00CE154F">
          <w:t>AFORS</w:t>
        </w:r>
        <w:proofErr w:type="spellEnd"/>
        <w:r w:rsidR="002944F1" w:rsidRPr="00CE154F">
          <w:t>-HET</w:t>
        </w:r>
      </w:ins>
      <w:r w:rsidRPr="00CE154F">
        <w:t xml:space="preserve">) </w:t>
      </w:r>
      <w:ins w:id="235" w:author="Author" w:date="2021-01-28T14:27:00Z">
        <w:r w:rsidR="00413450" w:rsidRPr="00CE154F">
          <w:t xml:space="preserve">simulation </w:t>
        </w:r>
      </w:ins>
      <w:ins w:id="236" w:author="Author" w:date="2021-01-27T16:32:00Z">
        <w:r w:rsidR="007B6EAE" w:rsidRPr="00CE154F">
          <w:t xml:space="preserve">software </w:t>
        </w:r>
      </w:ins>
      <w:r w:rsidRPr="00CE154F">
        <w:t>was developed specifically for heterojunction solar cell</w:t>
      </w:r>
      <w:ins w:id="237" w:author="Author" w:date="2021-01-27T16:32:00Z">
        <w:r w:rsidR="007B6EAE" w:rsidRPr="00CE154F">
          <w:t>s</w:t>
        </w:r>
      </w:ins>
      <w:ins w:id="238" w:author="Author" w:date="2021-01-28T14:28:00Z">
        <w:r w:rsidR="00541446" w:rsidRPr="00CE154F">
          <w:t>, and</w:t>
        </w:r>
      </w:ins>
      <w:del w:id="239" w:author="Author" w:date="2021-01-27T16:33:00Z">
        <w:r w:rsidRPr="00CE154F" w:rsidDel="00D26076">
          <w:delText>,</w:delText>
        </w:r>
      </w:del>
      <w:r w:rsidRPr="00CE154F">
        <w:t xml:space="preserve"> </w:t>
      </w:r>
      <w:del w:id="240" w:author="Author" w:date="2021-01-27T16:33:00Z">
        <w:r w:rsidRPr="00CE154F" w:rsidDel="00D26076">
          <w:delText xml:space="preserve">which can simulate </w:delText>
        </w:r>
      </w:del>
      <w:r w:rsidRPr="00CE154F">
        <w:t>any type of semiconductor tandem materials with random combination</w:t>
      </w:r>
      <w:ins w:id="241" w:author="Author" w:date="2021-01-27T16:33:00Z">
        <w:r w:rsidR="00D26076" w:rsidRPr="00CE154F">
          <w:t>s can be simulated using this software</w:t>
        </w:r>
      </w:ins>
      <w:r w:rsidRPr="00CE154F">
        <w:t>. Researchers</w:t>
      </w:r>
      <w:ins w:id="242" w:author="Author" w:date="2021-01-29T10:21:00Z">
        <w:r w:rsidR="006D47C1" w:rsidRPr="00CE154F">
          <w:t xml:space="preserve"> </w:t>
        </w:r>
      </w:ins>
      <w:ins w:id="243" w:author="Author" w:date="2021-01-29T10:22:00Z">
        <w:r w:rsidR="006D47C1" w:rsidRPr="00CE154F">
          <w:t>have</w:t>
        </w:r>
      </w:ins>
      <w:r w:rsidRPr="00CE154F">
        <w:t xml:space="preserve"> investigated</w:t>
      </w:r>
      <w:ins w:id="244" w:author="Author" w:date="2021-01-27T16:33:00Z">
        <w:r w:rsidR="00D26076" w:rsidRPr="00CE154F">
          <w:t xml:space="preserve"> the</w:t>
        </w:r>
      </w:ins>
      <w:r w:rsidRPr="00CE154F">
        <w:t xml:space="preserve"> HIT solar cell performance using </w:t>
      </w:r>
      <w:proofErr w:type="spellStart"/>
      <w:r w:rsidRPr="00CE154F">
        <w:t>AFORS</w:t>
      </w:r>
      <w:proofErr w:type="spellEnd"/>
      <w:r w:rsidRPr="00CE154F">
        <w:t>-HET simulation</w:t>
      </w:r>
      <w:ins w:id="245" w:author="Author" w:date="2021-01-27T16:34:00Z">
        <w:r w:rsidR="00D26076" w:rsidRPr="00CE154F">
          <w:t>,</w:t>
        </w:r>
      </w:ins>
      <w:r w:rsidRPr="00CE154F">
        <w:t xml:space="preserve"> and </w:t>
      </w:r>
      <w:ins w:id="246" w:author="Author" w:date="2021-01-27T16:34:00Z">
        <w:r w:rsidR="00D26076" w:rsidRPr="00CE154F">
          <w:t xml:space="preserve">the results </w:t>
        </w:r>
      </w:ins>
      <w:ins w:id="247" w:author="Author" w:date="2021-01-29T10:22:00Z">
        <w:r w:rsidR="006D47C1" w:rsidRPr="00CE154F">
          <w:t>are</w:t>
        </w:r>
      </w:ins>
      <w:ins w:id="248" w:author="Author" w:date="2021-01-27T16:34:00Z">
        <w:r w:rsidR="00D26076" w:rsidRPr="00CE154F">
          <w:t xml:space="preserve"> </w:t>
        </w:r>
      </w:ins>
      <w:commentRangeStart w:id="249"/>
      <w:del w:id="250" w:author="Author" w:date="2021-01-27T16:34:00Z">
        <w:r w:rsidRPr="00CE154F" w:rsidDel="00D26076">
          <w:delText xml:space="preserve">obtained valuable </w:delText>
        </w:r>
      </w:del>
      <w:proofErr w:type="spellStart"/>
      <w:ins w:id="251" w:author="Author" w:date="2021-01-27T16:34:00Z">
        <w:r w:rsidR="00D26076" w:rsidRPr="00CE154F">
          <w:t>significant</w:t>
        </w:r>
      </w:ins>
      <w:commentRangeEnd w:id="249"/>
      <w:ins w:id="252" w:author="Author" w:date="2021-01-28T15:33:00Z">
        <w:r w:rsidR="00117DB2" w:rsidRPr="00CE154F">
          <w:rPr>
            <w:rStyle w:val="CommentReference"/>
          </w:rPr>
          <w:commentReference w:id="249"/>
        </w:r>
      </w:ins>
      <w:ins w:id="253" w:author="Author" w:date="2021-01-28T00:31:00Z">
        <w:r w:rsidR="007F6290" w:rsidRPr="00CE154F">
          <w:t>.</w:t>
        </w:r>
      </w:ins>
      <w:del w:id="254" w:author="Author" w:date="2021-01-27T16:34:00Z">
        <w:r w:rsidRPr="00CE154F" w:rsidDel="00D26076">
          <w:delText xml:space="preserve">results </w:delText>
        </w:r>
      </w:del>
      <w:del w:id="255" w:author="Author" w:date="2021-01-28T00:30:00Z">
        <w:r w:rsidRPr="00CE154F" w:rsidDel="007F6290">
          <w:delText>[</w:delText>
        </w:r>
      </w:del>
      <w:r w:rsidRPr="00CE154F">
        <w:rPr>
          <w:vertAlign w:val="superscript"/>
          <w:rPrChange w:id="256" w:author="Author" w:date="2021-01-28T00:31:00Z">
            <w:rPr/>
          </w:rPrChange>
        </w:rPr>
        <w:t>4</w:t>
      </w:r>
      <w:proofErr w:type="spellEnd"/>
      <w:r w:rsidRPr="00CE154F">
        <w:rPr>
          <w:vertAlign w:val="superscript"/>
          <w:rPrChange w:id="257" w:author="Author" w:date="2021-01-28T00:31:00Z">
            <w:rPr/>
          </w:rPrChange>
        </w:rPr>
        <w:t>–6</w:t>
      </w:r>
      <w:del w:id="258" w:author="Author" w:date="2021-01-28T00:31:00Z">
        <w:r w:rsidRPr="00CE154F" w:rsidDel="007F6290">
          <w:delText>].</w:delText>
        </w:r>
      </w:del>
      <w:r w:rsidRPr="00CE154F">
        <w:t xml:space="preserve"> </w:t>
      </w:r>
      <w:commentRangeStart w:id="259"/>
      <w:r w:rsidRPr="00CE154F">
        <w:t>In this study</w:t>
      </w:r>
      <w:ins w:id="260" w:author="Author" w:date="2021-01-28T22:50:00Z">
        <w:r w:rsidR="00A023E0" w:rsidRPr="00CE154F">
          <w:t xml:space="preserve"> too</w:t>
        </w:r>
      </w:ins>
      <w:r w:rsidRPr="00CE154F">
        <w:t xml:space="preserve">, </w:t>
      </w:r>
      <w:ins w:id="261" w:author="Author" w:date="2021-02-08T11:56:00Z">
        <w:r w:rsidR="00020299" w:rsidRPr="00CE154F">
          <w:t xml:space="preserve">the </w:t>
        </w:r>
      </w:ins>
      <w:proofErr w:type="spellStart"/>
      <w:r w:rsidRPr="00CE154F">
        <w:t>AFORS</w:t>
      </w:r>
      <w:proofErr w:type="spellEnd"/>
      <w:r w:rsidRPr="00CE154F">
        <w:t xml:space="preserve">-HET simulation was </w:t>
      </w:r>
      <w:del w:id="262" w:author="Author" w:date="2021-01-27T16:34:00Z">
        <w:r w:rsidRPr="00CE154F" w:rsidDel="00D26076">
          <w:delText xml:space="preserve">applied </w:delText>
        </w:r>
      </w:del>
      <w:ins w:id="263" w:author="Author" w:date="2021-01-27T16:34:00Z">
        <w:r w:rsidR="00D26076" w:rsidRPr="00CE154F">
          <w:t xml:space="preserve">employed </w:t>
        </w:r>
      </w:ins>
      <w:r w:rsidRPr="00CE154F">
        <w:t>to investigate the</w:t>
      </w:r>
      <w:ins w:id="264" w:author="Author" w:date="2021-01-27T16:34:00Z">
        <w:r w:rsidR="00D26076" w:rsidRPr="00CE154F">
          <w:t xml:space="preserve"> properties of the</w:t>
        </w:r>
      </w:ins>
      <w:r w:rsidRPr="00CE154F">
        <w:t xml:space="preserve"> HIT solar cell </w:t>
      </w:r>
      <w:ins w:id="265" w:author="Author" w:date="2021-01-28T00:33:00Z">
        <w:r w:rsidR="004C090B" w:rsidRPr="00CE154F">
          <w:t xml:space="preserve">fabricated </w:t>
        </w:r>
      </w:ins>
      <w:r w:rsidRPr="00CE154F">
        <w:t>with metallurgical Si.</w:t>
      </w:r>
      <w:ins w:id="266" w:author="Author" w:date="2021-01-28T00:32:00Z">
        <w:r w:rsidR="00BD5405" w:rsidRPr="00CE154F">
          <w:t xml:space="preserve"> </w:t>
        </w:r>
      </w:ins>
      <w:commentRangeEnd w:id="259"/>
      <w:ins w:id="267" w:author="Author" w:date="2021-01-28T15:31:00Z">
        <w:r w:rsidR="00E41BF0" w:rsidRPr="00CE154F">
          <w:rPr>
            <w:rStyle w:val="CommentReference"/>
          </w:rPr>
          <w:commentReference w:id="259"/>
        </w:r>
      </w:ins>
      <w:ins w:id="268" w:author="Author" w:date="2021-01-28T00:32:00Z">
        <w:r w:rsidR="00BD5405" w:rsidRPr="00CE154F">
          <w:t xml:space="preserve">For comparison, </w:t>
        </w:r>
      </w:ins>
      <w:del w:id="269" w:author="Author" w:date="2021-01-28T00:31:00Z">
        <w:r w:rsidRPr="00CE154F" w:rsidDel="00BD5405">
          <w:delText xml:space="preserve"> </w:delText>
        </w:r>
      </w:del>
      <w:r w:rsidRPr="00CE154F">
        <w:t xml:space="preserve">HIT solar cells </w:t>
      </w:r>
      <w:ins w:id="270" w:author="Author" w:date="2021-01-27T17:25:00Z">
        <w:r w:rsidR="00855983" w:rsidRPr="00CE154F">
          <w:t xml:space="preserve">were </w:t>
        </w:r>
      </w:ins>
      <w:ins w:id="271" w:author="Author" w:date="2021-01-28T00:34:00Z">
        <w:r w:rsidR="004C090B" w:rsidRPr="00CE154F">
          <w:t xml:space="preserve">also </w:t>
        </w:r>
      </w:ins>
      <w:ins w:id="272" w:author="Author" w:date="2021-01-27T17:25:00Z">
        <w:r w:rsidR="00855983" w:rsidRPr="00CE154F">
          <w:t xml:space="preserve">fabricated </w:t>
        </w:r>
      </w:ins>
      <w:ins w:id="273" w:author="Author" w:date="2021-01-28T00:34:00Z">
        <w:r w:rsidR="004C090B" w:rsidRPr="00CE154F">
          <w:t xml:space="preserve">using </w:t>
        </w:r>
      </w:ins>
      <w:del w:id="274" w:author="Author" w:date="2021-01-27T17:25:00Z">
        <w:r w:rsidRPr="00CE154F" w:rsidDel="00855983">
          <w:delText xml:space="preserve">with </w:delText>
        </w:r>
      </w:del>
      <w:ins w:id="275" w:author="Author" w:date="2021-01-28T00:34:00Z">
        <w:r w:rsidR="004C090B" w:rsidRPr="00CE154F">
          <w:t xml:space="preserve">Si prepared by the </w:t>
        </w:r>
      </w:ins>
      <w:del w:id="276" w:author="Author" w:date="2021-01-28T00:34:00Z">
        <w:r w:rsidRPr="00CE154F" w:rsidDel="004C090B">
          <w:delText xml:space="preserve">both </w:delText>
        </w:r>
      </w:del>
      <w:r w:rsidRPr="00CE154F">
        <w:t xml:space="preserve">Siemens </w:t>
      </w:r>
      <w:ins w:id="277" w:author="Author" w:date="2021-01-27T17:25:00Z">
        <w:r w:rsidR="00855983" w:rsidRPr="00CE154F">
          <w:t xml:space="preserve">method </w:t>
        </w:r>
      </w:ins>
      <w:commentRangeStart w:id="278"/>
      <w:ins w:id="279" w:author="Author" w:date="2021-01-28T00:16:00Z">
        <w:r w:rsidR="00286849" w:rsidRPr="00CE154F">
          <w:t xml:space="preserve">(Siemens </w:t>
        </w:r>
        <w:r w:rsidR="00286849" w:rsidRPr="00CE154F">
          <w:lastRenderedPageBreak/>
          <w:t>Si)</w:t>
        </w:r>
      </w:ins>
      <w:del w:id="280" w:author="Author" w:date="2021-01-28T00:34:00Z">
        <w:r w:rsidRPr="00CE154F" w:rsidDel="004C090B">
          <w:delText>a</w:delText>
        </w:r>
      </w:del>
      <w:del w:id="281" w:author="Author" w:date="2021-01-28T00:35:00Z">
        <w:r w:rsidRPr="00CE154F" w:rsidDel="004C090B">
          <w:delText xml:space="preserve">nd metallurgical </w:delText>
        </w:r>
      </w:del>
      <w:del w:id="282" w:author="Author" w:date="2021-01-27T17:25:00Z">
        <w:r w:rsidRPr="00CE154F" w:rsidDel="00855983">
          <w:delText xml:space="preserve">Si </w:delText>
        </w:r>
      </w:del>
      <w:commentRangeEnd w:id="278"/>
      <w:r w:rsidR="00F25DE4" w:rsidRPr="00CE154F">
        <w:rPr>
          <w:rStyle w:val="CommentReference"/>
        </w:rPr>
        <w:commentReference w:id="278"/>
      </w:r>
      <w:del w:id="283" w:author="Author" w:date="2021-01-27T17:25:00Z">
        <w:r w:rsidRPr="00CE154F" w:rsidDel="00855983">
          <w:delText xml:space="preserve">were fabricated </w:delText>
        </w:r>
      </w:del>
      <w:del w:id="284" w:author="Author" w:date="2021-01-28T00:32:00Z">
        <w:r w:rsidRPr="00CE154F" w:rsidDel="00BD5405">
          <w:delText>for comparison</w:delText>
        </w:r>
      </w:del>
      <w:del w:id="285" w:author="Author" w:date="2021-01-27T17:26:00Z">
        <w:r w:rsidRPr="00CE154F" w:rsidDel="00855983">
          <w:delText xml:space="preserve"> purposes</w:delText>
        </w:r>
      </w:del>
      <w:r w:rsidRPr="00CE154F">
        <w:t>.</w:t>
      </w:r>
      <w:ins w:id="286" w:author="Author" w:date="2021-01-28T17:27:00Z">
        <w:r w:rsidR="00CF4BB3" w:rsidRPr="00CE154F">
          <w:t xml:space="preserve"> </w:t>
        </w:r>
      </w:ins>
      <w:commentRangeStart w:id="287"/>
      <w:ins w:id="288" w:author="Author" w:date="2021-01-28T17:28:00Z">
        <w:r w:rsidR="00CF4BB3" w:rsidRPr="00CE154F">
          <w:t>Despite the slightly poorer electrical properties of metallurgical Si</w:t>
        </w:r>
      </w:ins>
      <w:ins w:id="289" w:author="Author" w:date="2021-01-28T17:29:00Z">
        <w:r w:rsidR="00CF4BB3" w:rsidRPr="00CE154F">
          <w:t>,</w:t>
        </w:r>
      </w:ins>
      <w:ins w:id="290" w:author="Author" w:date="2021-01-28T17:28:00Z">
        <w:r w:rsidR="00CF4BB3" w:rsidRPr="00CE154F">
          <w:t xml:space="preserve"> </w:t>
        </w:r>
      </w:ins>
      <w:ins w:id="291" w:author="Author" w:date="2021-01-28T17:27:00Z">
        <w:r w:rsidR="00CF4BB3" w:rsidRPr="00CE154F">
          <w:t>HIT solar cells</w:t>
        </w:r>
      </w:ins>
      <w:ins w:id="292" w:author="Author" w:date="2021-01-28T17:29:00Z">
        <w:r w:rsidR="00CF4BB3" w:rsidRPr="00CE154F">
          <w:t xml:space="preserve"> fabricated with </w:t>
        </w:r>
      </w:ins>
      <w:ins w:id="293" w:author="Author" w:date="2021-01-28T17:30:00Z">
        <w:r w:rsidR="00F62130" w:rsidRPr="00CE154F">
          <w:t>metallurgical Si</w:t>
        </w:r>
      </w:ins>
      <w:ins w:id="294" w:author="Author" w:date="2021-01-28T17:27:00Z">
        <w:r w:rsidR="00CF4BB3" w:rsidRPr="00CE154F">
          <w:t xml:space="preserve"> have a significant potential </w:t>
        </w:r>
      </w:ins>
      <w:ins w:id="295" w:author="Author" w:date="2021-01-28T17:29:00Z">
        <w:r w:rsidR="00CF4BB3" w:rsidRPr="00CE154F">
          <w:t>in</w:t>
        </w:r>
      </w:ins>
      <w:ins w:id="296" w:author="Author" w:date="2021-01-28T17:27:00Z">
        <w:r w:rsidR="00CF4BB3" w:rsidRPr="00CE154F">
          <w:t xml:space="preserve"> large-scale industrial manufacturing.</w:t>
        </w:r>
      </w:ins>
      <w:commentRangeEnd w:id="287"/>
      <w:ins w:id="297" w:author="Author" w:date="2021-01-28T17:30:00Z">
        <w:r w:rsidR="003515E8" w:rsidRPr="00CE154F">
          <w:rPr>
            <w:rStyle w:val="CommentReference"/>
          </w:rPr>
          <w:commentReference w:id="287"/>
        </w:r>
      </w:ins>
    </w:p>
    <w:p w14:paraId="7EF570F9" w14:textId="6738F994" w:rsidR="00D26076" w:rsidRPr="00CE154F" w:rsidRDefault="00D26076" w:rsidP="003C4DD3">
      <w:pPr>
        <w:pStyle w:val="TAMainText"/>
        <w:rPr>
          <w:b/>
          <w:rPrChange w:id="298" w:author="Author" w:date="2021-01-27T16:42:00Z">
            <w:rPr/>
          </w:rPrChange>
        </w:rPr>
      </w:pPr>
      <w:ins w:id="299" w:author="Author" w:date="2021-01-27T16:42:00Z">
        <w:r w:rsidRPr="00CE154F">
          <w:rPr>
            <w:b/>
            <w:rPrChange w:id="300" w:author="Author" w:date="2021-01-27T16:42:00Z">
              <w:rPr/>
            </w:rPrChange>
          </w:rPr>
          <w:t xml:space="preserve">Materials and </w:t>
        </w:r>
      </w:ins>
      <w:ins w:id="301" w:author="Author" w:date="2021-02-02T12:47:00Z">
        <w:r w:rsidR="00760B69" w:rsidRPr="00CE154F">
          <w:rPr>
            <w:b/>
          </w:rPr>
          <w:t>Methods</w:t>
        </w:r>
      </w:ins>
      <w:commentRangeStart w:id="302"/>
      <w:commentRangeEnd w:id="302"/>
      <w:ins w:id="303" w:author="Author" w:date="2021-02-08T11:39:00Z">
        <w:r w:rsidR="0095370C" w:rsidRPr="00CE154F">
          <w:rPr>
            <w:rStyle w:val="CommentReference"/>
          </w:rPr>
          <w:commentReference w:id="302"/>
        </w:r>
      </w:ins>
    </w:p>
    <w:p w14:paraId="156E1021" w14:textId="32C3B33C" w:rsidR="003C4DD3" w:rsidRPr="00CE154F" w:rsidRDefault="003C4DD3" w:rsidP="003C4DD3">
      <w:pPr>
        <w:pStyle w:val="TAMainText"/>
        <w:rPr>
          <w:i/>
          <w:rPrChange w:id="304" w:author="Author" w:date="2021-01-28T15:04:00Z">
            <w:rPr/>
          </w:rPrChange>
        </w:rPr>
      </w:pPr>
      <w:r w:rsidRPr="00CE154F">
        <w:rPr>
          <w:i/>
          <w:rPrChange w:id="305" w:author="Author" w:date="2021-01-28T15:04:00Z">
            <w:rPr/>
          </w:rPrChange>
        </w:rPr>
        <w:t xml:space="preserve">HIT </w:t>
      </w:r>
      <w:del w:id="306" w:author="Author" w:date="2021-01-27T16:44:00Z">
        <w:r w:rsidRPr="00CE154F" w:rsidDel="00BD0B44">
          <w:rPr>
            <w:i/>
            <w:rPrChange w:id="307" w:author="Author" w:date="2021-01-28T15:04:00Z">
              <w:rPr/>
            </w:rPrChange>
          </w:rPr>
          <w:delText xml:space="preserve">Solar </w:delText>
        </w:r>
      </w:del>
      <w:ins w:id="308" w:author="Author" w:date="2021-01-27T16:44:00Z">
        <w:r w:rsidR="00BD0B44" w:rsidRPr="00CE154F">
          <w:rPr>
            <w:i/>
            <w:rPrChange w:id="309" w:author="Author" w:date="2021-01-28T15:04:00Z">
              <w:rPr/>
            </w:rPrChange>
          </w:rPr>
          <w:t xml:space="preserve">solar </w:t>
        </w:r>
      </w:ins>
      <w:del w:id="310" w:author="Author" w:date="2021-01-27T16:44:00Z">
        <w:r w:rsidRPr="00CE154F" w:rsidDel="00BD0B44">
          <w:rPr>
            <w:i/>
            <w:rPrChange w:id="311" w:author="Author" w:date="2021-01-28T15:04:00Z">
              <w:rPr/>
            </w:rPrChange>
          </w:rPr>
          <w:delText xml:space="preserve">Cell </w:delText>
        </w:r>
      </w:del>
      <w:ins w:id="312" w:author="Author" w:date="2021-01-27T16:44:00Z">
        <w:r w:rsidR="00BD0B44" w:rsidRPr="00CE154F">
          <w:rPr>
            <w:i/>
            <w:rPrChange w:id="313" w:author="Author" w:date="2021-01-28T15:04:00Z">
              <w:rPr/>
            </w:rPrChange>
          </w:rPr>
          <w:t xml:space="preserve">cell </w:t>
        </w:r>
      </w:ins>
      <w:del w:id="314" w:author="Author" w:date="2021-01-27T16:44:00Z">
        <w:r w:rsidRPr="00CE154F" w:rsidDel="00BD0B44">
          <w:rPr>
            <w:i/>
            <w:rPrChange w:id="315" w:author="Author" w:date="2021-01-28T15:04:00Z">
              <w:rPr/>
            </w:rPrChange>
          </w:rPr>
          <w:delText>Fabrication</w:delText>
        </w:r>
      </w:del>
      <w:ins w:id="316" w:author="Author" w:date="2021-01-27T16:44:00Z">
        <w:r w:rsidR="00BD0B44" w:rsidRPr="00CE154F">
          <w:rPr>
            <w:i/>
            <w:rPrChange w:id="317" w:author="Author" w:date="2021-01-28T15:04:00Z">
              <w:rPr/>
            </w:rPrChange>
          </w:rPr>
          <w:t>fabrication</w:t>
        </w:r>
      </w:ins>
    </w:p>
    <w:p w14:paraId="3A6D84C0" w14:textId="499314DE" w:rsidR="003C4DD3" w:rsidRPr="00CE154F" w:rsidRDefault="003C4DD3" w:rsidP="003C4DD3">
      <w:pPr>
        <w:pStyle w:val="TAMainText"/>
      </w:pPr>
      <w:r w:rsidRPr="00CE154F">
        <w:t>HIT solar cells</w:t>
      </w:r>
      <w:ins w:id="318" w:author="Author" w:date="2021-01-27T16:44:00Z">
        <w:r w:rsidR="000366EA" w:rsidRPr="00CE154F">
          <w:t xml:space="preserve"> were fabricated</w:t>
        </w:r>
      </w:ins>
      <w:r w:rsidRPr="00CE154F">
        <w:t xml:space="preserve"> using both Siemens </w:t>
      </w:r>
      <w:ins w:id="319" w:author="Author" w:date="2021-01-28T00:19:00Z">
        <w:r w:rsidR="00F33E22" w:rsidRPr="00CE154F">
          <w:t xml:space="preserve">Si </w:t>
        </w:r>
      </w:ins>
      <w:r w:rsidRPr="00CE154F">
        <w:t xml:space="preserve">and metallurgical </w:t>
      </w:r>
      <w:ins w:id="320" w:author="Author" w:date="2021-01-28T00:19:00Z">
        <w:r w:rsidR="00F33E22" w:rsidRPr="00CE154F">
          <w:t xml:space="preserve">Si </w:t>
        </w:r>
      </w:ins>
      <w:ins w:id="321" w:author="Author" w:date="2021-01-27T17:27:00Z">
        <w:r w:rsidR="0005494A" w:rsidRPr="00CE154F">
          <w:t>(</w:t>
        </w:r>
      </w:ins>
      <w:del w:id="322" w:author="Author" w:date="2021-01-27T16:44:00Z">
        <w:r w:rsidRPr="00CE154F" w:rsidDel="000366EA">
          <w:delText xml:space="preserve">Ntype </w:delText>
        </w:r>
      </w:del>
      <w:ins w:id="323" w:author="Author" w:date="2021-01-27T16:44:00Z">
        <w:r w:rsidR="000366EA" w:rsidRPr="00CE154F">
          <w:t xml:space="preserve">n-type </w:t>
        </w:r>
      </w:ins>
      <w:r w:rsidRPr="00CE154F">
        <w:t>Si wafers</w:t>
      </w:r>
      <w:ins w:id="324" w:author="Author" w:date="2021-01-27T17:27:00Z">
        <w:r w:rsidR="0005494A" w:rsidRPr="00CE154F">
          <w:t>;</w:t>
        </w:r>
      </w:ins>
      <w:r w:rsidRPr="00CE154F">
        <w:t xml:space="preserve"> </w:t>
      </w:r>
      <w:del w:id="325" w:author="Author" w:date="2021-01-27T17:27:00Z">
        <w:r w:rsidRPr="00CE154F" w:rsidDel="0005494A">
          <w:delText>(</w:delText>
        </w:r>
      </w:del>
      <w:r w:rsidRPr="00CE154F">
        <w:t xml:space="preserve">156 × 156 </w:t>
      </w:r>
      <w:proofErr w:type="spellStart"/>
      <w:r w:rsidRPr="00CE154F">
        <w:t>mm</w:t>
      </w:r>
      <w:r w:rsidRPr="00CE154F">
        <w:rPr>
          <w:vertAlign w:val="superscript"/>
        </w:rPr>
        <w:t>2</w:t>
      </w:r>
      <w:proofErr w:type="spellEnd"/>
      <w:r w:rsidRPr="00CE154F">
        <w:t xml:space="preserve">) </w:t>
      </w:r>
      <w:del w:id="326" w:author="Author" w:date="2021-01-27T16:44:00Z">
        <w:r w:rsidRPr="00CE154F" w:rsidDel="000366EA">
          <w:delText xml:space="preserve">were fabricated </w:delText>
        </w:r>
      </w:del>
      <w:del w:id="327" w:author="Author" w:date="2021-01-27T16:45:00Z">
        <w:r w:rsidRPr="00CE154F" w:rsidDel="00A83C5E">
          <w:delText>using</w:delText>
        </w:r>
      </w:del>
      <w:ins w:id="328" w:author="Author" w:date="2021-01-27T16:45:00Z">
        <w:r w:rsidR="00A83C5E" w:rsidRPr="00CE154F">
          <w:t>by</w:t>
        </w:r>
      </w:ins>
      <w:r w:rsidRPr="00CE154F">
        <w:t xml:space="preserve"> </w:t>
      </w:r>
      <w:commentRangeStart w:id="329"/>
      <w:proofErr w:type="spellStart"/>
      <w:r w:rsidRPr="00CE154F">
        <w:t>ULVAC</w:t>
      </w:r>
      <w:commentRangeEnd w:id="329"/>
      <w:proofErr w:type="spellEnd"/>
      <w:r w:rsidR="0093000F" w:rsidRPr="00CE154F">
        <w:rPr>
          <w:rStyle w:val="CommentReference"/>
        </w:rPr>
        <w:commentReference w:id="329"/>
      </w:r>
      <w:r w:rsidRPr="00CE154F">
        <w:t xml:space="preserve"> plasma</w:t>
      </w:r>
      <w:ins w:id="330" w:author="Author" w:date="2021-01-27T16:45:00Z">
        <w:r w:rsidR="00A83C5E" w:rsidRPr="00CE154F">
          <w:t>-</w:t>
        </w:r>
      </w:ins>
      <w:del w:id="331" w:author="Author" w:date="2021-01-27T16:45:00Z">
        <w:r w:rsidRPr="00CE154F" w:rsidDel="00A83C5E">
          <w:delText xml:space="preserve"> </w:delText>
        </w:r>
      </w:del>
      <w:r w:rsidRPr="00CE154F">
        <w:t>enhanced chemical vapor deposition</w:t>
      </w:r>
      <w:del w:id="332" w:author="Author" w:date="2021-02-02T12:45:00Z">
        <w:r w:rsidRPr="00CE154F" w:rsidDel="003D432A">
          <w:delText xml:space="preserve"> </w:delText>
        </w:r>
        <w:commentRangeStart w:id="333"/>
        <w:r w:rsidRPr="00CE154F" w:rsidDel="003D432A">
          <w:delText>(PECVD)</w:delText>
        </w:r>
      </w:del>
      <w:commentRangeEnd w:id="333"/>
      <w:r w:rsidR="003D432A" w:rsidRPr="00CE154F">
        <w:rPr>
          <w:rStyle w:val="CommentReference"/>
        </w:rPr>
        <w:commentReference w:id="333"/>
      </w:r>
      <w:r w:rsidRPr="00CE154F">
        <w:t xml:space="preserve"> for </w:t>
      </w:r>
      <w:commentRangeStart w:id="334"/>
      <w:r w:rsidRPr="00CE154F">
        <w:t>5</w:t>
      </w:r>
      <w:ins w:id="335" w:author="Author" w:date="2021-01-27T16:45:00Z">
        <w:r w:rsidR="00A83C5E" w:rsidRPr="00CE154F">
          <w:t>–</w:t>
        </w:r>
      </w:ins>
      <w:del w:id="336" w:author="Author" w:date="2021-01-27T16:45:00Z">
        <w:r w:rsidRPr="00CE154F" w:rsidDel="00A83C5E">
          <w:rPr>
            <w:rFonts w:ascii="Cambria Math" w:hAnsi="Cambria Math" w:cs="Cambria Math"/>
          </w:rPr>
          <w:delText>∼</w:delText>
        </w:r>
      </w:del>
      <w:r w:rsidRPr="00CE154F">
        <w:t xml:space="preserve">10 nm </w:t>
      </w:r>
      <w:commentRangeEnd w:id="334"/>
      <w:r w:rsidR="00AD356B" w:rsidRPr="00CE154F">
        <w:rPr>
          <w:rStyle w:val="CommentReference"/>
        </w:rPr>
        <w:commentReference w:id="334"/>
      </w:r>
      <w:r w:rsidRPr="00CE154F">
        <w:t>a-Si films</w:t>
      </w:r>
      <w:ins w:id="338" w:author="Author" w:date="2021-01-27T16:47:00Z">
        <w:r w:rsidR="00A83C5E" w:rsidRPr="00CE154F">
          <w:t>.</w:t>
        </w:r>
      </w:ins>
      <w:r w:rsidRPr="00CE154F">
        <w:t xml:space="preserve"> </w:t>
      </w:r>
      <w:ins w:id="339" w:author="Author" w:date="2021-01-27T16:48:00Z">
        <w:r w:rsidR="00A83C5E" w:rsidRPr="00CE154F">
          <w:t xml:space="preserve">A transparent conductive oxide </w:t>
        </w:r>
      </w:ins>
      <w:ins w:id="340" w:author="Author" w:date="2021-02-09T14:24:00Z">
        <w:r w:rsidR="00065990">
          <w:t>(</w:t>
        </w:r>
        <w:proofErr w:type="spellStart"/>
        <w:r w:rsidR="00065990">
          <w:t>TCO</w:t>
        </w:r>
        <w:proofErr w:type="spellEnd"/>
        <w:r w:rsidR="00065990">
          <w:t xml:space="preserve">) </w:t>
        </w:r>
      </w:ins>
      <w:ins w:id="341" w:author="Author" w:date="2021-01-27T16:48:00Z">
        <w:r w:rsidR="00A83C5E" w:rsidRPr="00CE154F">
          <w:t xml:space="preserve">was prepared by </w:t>
        </w:r>
      </w:ins>
      <w:commentRangeStart w:id="342"/>
      <w:del w:id="343" w:author="Author" w:date="2021-01-27T16:47:00Z">
        <w:r w:rsidRPr="00CE154F" w:rsidDel="00A83C5E">
          <w:delText xml:space="preserve">and </w:delText>
        </w:r>
      </w:del>
      <w:r w:rsidRPr="00CE154F">
        <w:t>Sumitomo reactive plasma deposition</w:t>
      </w:r>
      <w:del w:id="344" w:author="Author" w:date="2021-02-02T12:48:00Z">
        <w:r w:rsidRPr="00CE154F" w:rsidDel="00086E03">
          <w:delText xml:space="preserve"> </w:delText>
        </w:r>
        <w:commentRangeEnd w:id="342"/>
        <w:r w:rsidR="008C66AD" w:rsidRPr="00CE154F" w:rsidDel="00086E03">
          <w:rPr>
            <w:rStyle w:val="CommentReference"/>
          </w:rPr>
          <w:commentReference w:id="342"/>
        </w:r>
      </w:del>
      <w:del w:id="345" w:author="Author" w:date="2021-02-02T12:45:00Z">
        <w:r w:rsidRPr="00CE154F" w:rsidDel="00232370">
          <w:delText>(RPD)</w:delText>
        </w:r>
      </w:del>
      <w:del w:id="346" w:author="Author" w:date="2021-01-27T16:48:00Z">
        <w:r w:rsidRPr="00CE154F" w:rsidDel="00A83C5E">
          <w:delText xml:space="preserve"> for </w:delText>
        </w:r>
      </w:del>
      <w:del w:id="347" w:author="Author" w:date="2021-01-27T16:47:00Z">
        <w:r w:rsidRPr="00CE154F" w:rsidDel="00A83C5E">
          <w:delText xml:space="preserve">transparent conductive oxide (TCO) </w:delText>
        </w:r>
      </w:del>
      <w:del w:id="348" w:author="Author" w:date="2021-01-27T16:48:00Z">
        <w:r w:rsidRPr="00CE154F" w:rsidDel="00A83C5E">
          <w:delText>preparation</w:delText>
        </w:r>
      </w:del>
      <w:r w:rsidRPr="00CE154F">
        <w:t xml:space="preserve">. Finally, screen printing was applied to form </w:t>
      </w:r>
      <w:ins w:id="349" w:author="Author" w:date="2021-02-08T11:58:00Z">
        <w:r w:rsidR="00F4231A" w:rsidRPr="00CE154F">
          <w:t xml:space="preserve">a </w:t>
        </w:r>
      </w:ins>
      <w:r w:rsidRPr="00CE154F">
        <w:t>silver metal contact to extract the light-generated current. The</w:t>
      </w:r>
      <w:ins w:id="350" w:author="Author" w:date="2021-01-27T16:50:00Z">
        <w:r w:rsidR="00F04DA0" w:rsidRPr="00CE154F">
          <w:t xml:space="preserve"> fabricated</w:t>
        </w:r>
      </w:ins>
      <w:r w:rsidRPr="00CE154F">
        <w:t xml:space="preserve"> HIT solar cells </w:t>
      </w:r>
      <w:ins w:id="351" w:author="Author" w:date="2021-01-27T16:50:00Z">
        <w:r w:rsidR="00F04DA0" w:rsidRPr="00CE154F">
          <w:t xml:space="preserve">had a bifacial structure </w:t>
        </w:r>
      </w:ins>
      <w:del w:id="352" w:author="Author" w:date="2021-01-27T16:50:00Z">
        <w:r w:rsidRPr="00CE154F" w:rsidDel="00F04DA0">
          <w:delText xml:space="preserve">were fabricated </w:delText>
        </w:r>
      </w:del>
      <w:r w:rsidRPr="00CE154F">
        <w:t>with four</w:t>
      </w:r>
      <w:ins w:id="353" w:author="Author" w:date="2021-01-27T16:50:00Z">
        <w:r w:rsidR="00F04DA0" w:rsidRPr="00CE154F">
          <w:t xml:space="preserve"> </w:t>
        </w:r>
      </w:ins>
      <w:del w:id="354" w:author="Author" w:date="2021-01-27T16:50:00Z">
        <w:r w:rsidRPr="00CE154F" w:rsidDel="00F04DA0">
          <w:delText>-</w:delText>
        </w:r>
      </w:del>
      <w:r w:rsidRPr="00CE154F">
        <w:t>bus</w:t>
      </w:r>
      <w:ins w:id="355" w:author="Author" w:date="2021-01-27T16:55:00Z">
        <w:r w:rsidR="0007047B" w:rsidRPr="00CE154F">
          <w:t xml:space="preserve"> </w:t>
        </w:r>
      </w:ins>
      <w:del w:id="356" w:author="Author" w:date="2021-01-27T16:55:00Z">
        <w:r w:rsidRPr="00CE154F" w:rsidDel="0007047B">
          <w:delText>-</w:delText>
        </w:r>
      </w:del>
      <w:r w:rsidRPr="00CE154F">
        <w:t>bar</w:t>
      </w:r>
      <w:ins w:id="357" w:author="Author" w:date="2021-01-27T16:50:00Z">
        <w:r w:rsidR="00F04DA0" w:rsidRPr="00CE154F">
          <w:t>s</w:t>
        </w:r>
      </w:ins>
      <w:r w:rsidRPr="00CE154F">
        <w:t xml:space="preserve"> </w:t>
      </w:r>
      <w:del w:id="358" w:author="Author" w:date="2021-01-27T16:50:00Z">
        <w:r w:rsidRPr="00CE154F" w:rsidDel="00F04DA0">
          <w:delText xml:space="preserve">design and bifacial structure </w:delText>
        </w:r>
      </w:del>
      <w:r w:rsidRPr="00CE154F">
        <w:t xml:space="preserve">(Figure 1(a)). The </w:t>
      </w:r>
      <w:del w:id="359" w:author="Author" w:date="2021-01-27T16:51:00Z">
        <w:r w:rsidRPr="00CE154F" w:rsidDel="00F04DA0">
          <w:delText xml:space="preserve">processing </w:delText>
        </w:r>
      </w:del>
      <w:r w:rsidRPr="00CE154F">
        <w:t xml:space="preserve">temperature for the </w:t>
      </w:r>
      <w:del w:id="360" w:author="Author" w:date="2021-01-27T16:51:00Z">
        <w:r w:rsidRPr="00CE154F" w:rsidDel="00F04DA0">
          <w:delText xml:space="preserve">whole </w:delText>
        </w:r>
      </w:del>
      <w:ins w:id="361" w:author="Author" w:date="2021-01-27T16:51:00Z">
        <w:r w:rsidR="00F04DA0" w:rsidRPr="00CE154F">
          <w:t xml:space="preserve">entire </w:t>
        </w:r>
      </w:ins>
      <w:r w:rsidRPr="00CE154F">
        <w:t xml:space="preserve">HIT solar cell </w:t>
      </w:r>
      <w:ins w:id="362" w:author="Author" w:date="2021-01-27T16:51:00Z">
        <w:r w:rsidR="00F04DA0" w:rsidRPr="00CE154F">
          <w:t xml:space="preserve">fabrication process </w:t>
        </w:r>
      </w:ins>
      <w:del w:id="363" w:author="Author" w:date="2021-01-27T16:51:00Z">
        <w:r w:rsidRPr="00CE154F" w:rsidDel="00F04DA0">
          <w:delText xml:space="preserve">processing is </w:delText>
        </w:r>
      </w:del>
      <w:ins w:id="364" w:author="Author" w:date="2021-01-27T16:51:00Z">
        <w:r w:rsidR="00F04DA0" w:rsidRPr="00CE154F">
          <w:t xml:space="preserve">was </w:t>
        </w:r>
      </w:ins>
      <w:r w:rsidRPr="00CE154F">
        <w:t>less than 250</w:t>
      </w:r>
      <w:ins w:id="365" w:author="Author" w:date="2021-01-27T16:51:00Z">
        <w:r w:rsidR="00F04DA0" w:rsidRPr="00CE154F">
          <w:t xml:space="preserve"> </w:t>
        </w:r>
      </w:ins>
      <w:del w:id="366" w:author="Author" w:date="2021-01-27T16:51:00Z">
        <w:r w:rsidRPr="00CE154F" w:rsidDel="00F04DA0">
          <w:rPr>
            <w:rFonts w:ascii="Cambria Math" w:hAnsi="Cambria Math" w:cs="Cambria Math"/>
            <w:rPrChange w:id="367" w:author="Author" w:date="2021-01-27T16:51:00Z">
              <w:rPr>
                <w:rFonts w:ascii="Cambria Math" w:hAnsi="Cambria Math" w:cs="Cambria Math"/>
                <w:vertAlign w:val="superscript"/>
              </w:rPr>
            </w:rPrChange>
          </w:rPr>
          <w:delText>∘</w:delText>
        </w:r>
      </w:del>
      <w:ins w:id="368" w:author="Author" w:date="2021-01-27T16:51:00Z">
        <w:r w:rsidR="00F04DA0" w:rsidRPr="00CE154F">
          <w:rPr>
            <w:rFonts w:ascii="Cambria Math" w:hAnsi="Cambria Math" w:cs="Cambria Math"/>
            <w:rPrChange w:id="369" w:author="Author" w:date="2021-01-27T16:51:00Z">
              <w:rPr>
                <w:rFonts w:ascii="Cambria Math" w:hAnsi="Cambria Math" w:cs="Cambria Math"/>
                <w:vertAlign w:val="superscript"/>
              </w:rPr>
            </w:rPrChange>
          </w:rPr>
          <w:t>°</w:t>
        </w:r>
      </w:ins>
      <w:r w:rsidRPr="00CE154F">
        <w:t xml:space="preserve">C. </w:t>
      </w:r>
      <w:r w:rsidRPr="00CE154F">
        <w:rPr>
          <w:i/>
        </w:rPr>
        <w:t>I</w:t>
      </w:r>
      <w:ins w:id="370" w:author="Author" w:date="2021-02-08T11:58:00Z">
        <w:r w:rsidR="00BA27ED" w:rsidRPr="00CE154F">
          <w:rPr>
            <w:i/>
          </w:rPr>
          <w:t>–</w:t>
        </w:r>
      </w:ins>
      <w:del w:id="371" w:author="Author" w:date="2021-02-08T11:58:00Z">
        <w:r w:rsidRPr="00CE154F" w:rsidDel="00BA27ED">
          <w:rPr>
            <w:i/>
          </w:rPr>
          <w:delText>-</w:delText>
        </w:r>
      </w:del>
      <w:r w:rsidRPr="00CE154F">
        <w:rPr>
          <w:i/>
        </w:rPr>
        <w:t xml:space="preserve">V </w:t>
      </w:r>
      <w:r w:rsidRPr="00CE154F">
        <w:t xml:space="preserve">parameters were characterized with a </w:t>
      </w:r>
      <w:proofErr w:type="spellStart"/>
      <w:r w:rsidRPr="00CE154F">
        <w:t>Kopel</w:t>
      </w:r>
      <w:proofErr w:type="spellEnd"/>
      <w:r w:rsidRPr="00CE154F">
        <w:t xml:space="preserve"> steady-state IV tester.</w:t>
      </w:r>
    </w:p>
    <w:p w14:paraId="168A8D86" w14:textId="1CC8F531" w:rsidR="003C4DD3" w:rsidRPr="00CE154F" w:rsidRDefault="003C4DD3" w:rsidP="003C4DD3">
      <w:pPr>
        <w:pStyle w:val="TAMainText"/>
      </w:pPr>
      <w:moveFromRangeStart w:id="372" w:author="Author" w:date="2021-01-27T17:01:00Z" w:name="move62659322"/>
      <w:moveFrom w:id="373" w:author="Author" w:date="2021-01-27T17:01:00Z">
        <w:r w:rsidRPr="00CE154F" w:rsidDel="000048F0">
          <w:t>AFORS-HET Simulation</w:t>
        </w:r>
      </w:moveFrom>
      <w:moveFromRangeEnd w:id="372"/>
    </w:p>
    <w:tbl>
      <w:tblPr>
        <w:tblpPr w:vertAnchor="text" w:horzAnchor="margin" w:tblpY="424"/>
        <w:tblOverlap w:val="never"/>
        <w:tblW w:w="9964" w:type="dxa"/>
        <w:tblCellMar>
          <w:top w:w="18" w:type="dxa"/>
        </w:tblCellMar>
        <w:tblLook w:val="04A0" w:firstRow="1" w:lastRow="0" w:firstColumn="1" w:lastColumn="0" w:noHBand="0" w:noVBand="1"/>
      </w:tblPr>
      <w:tblGrid>
        <w:gridCol w:w="9964"/>
      </w:tblGrid>
      <w:tr w:rsidR="003C4DD3" w:rsidRPr="00CE154F" w14:paraId="31642B06" w14:textId="77777777" w:rsidTr="003C4DD3">
        <w:trPr>
          <w:trHeight w:val="9216"/>
        </w:trPr>
        <w:tc>
          <w:tcPr>
            <w:tcW w:w="9964" w:type="dxa"/>
            <w:tcBorders>
              <w:top w:val="nil"/>
              <w:left w:val="nil"/>
              <w:bottom w:val="nil"/>
              <w:right w:val="nil"/>
            </w:tcBorders>
          </w:tcPr>
          <w:p w14:paraId="5C640400" w14:textId="77777777" w:rsidR="003C4DD3" w:rsidRPr="00CE154F" w:rsidRDefault="003C4DD3" w:rsidP="003C4DD3">
            <w:pPr>
              <w:pStyle w:val="TAMainText"/>
            </w:pPr>
          </w:p>
          <w:p w14:paraId="03FA684B" w14:textId="77777777" w:rsidR="003C4DD3" w:rsidRPr="00CE154F" w:rsidRDefault="003C4DD3" w:rsidP="003C4DD3">
            <w:pPr>
              <w:pStyle w:val="TAMainText"/>
            </w:pPr>
            <w:commentRangeStart w:id="374"/>
            <w:r w:rsidRPr="00CE154F">
              <w:rPr>
                <w:noProof/>
              </w:rPr>
              <mc:AlternateContent>
                <mc:Choice Requires="wpg">
                  <w:drawing>
                    <wp:inline distT="0" distB="0" distL="0" distR="0" wp14:anchorId="405340ED" wp14:editId="54EEA966">
                      <wp:extent cx="3794290" cy="2497745"/>
                      <wp:effectExtent l="0" t="0" r="0" b="0"/>
                      <wp:docPr id="35458" name="Group 35458"/>
                      <wp:cNvGraphicFramePr/>
                      <a:graphic xmlns:a="http://schemas.openxmlformats.org/drawingml/2006/main">
                        <a:graphicData uri="http://schemas.microsoft.com/office/word/2010/wordprocessingGroup">
                          <wpg:wgp>
                            <wpg:cNvGrpSpPr/>
                            <wpg:grpSpPr>
                              <a:xfrm>
                                <a:off x="0" y="0"/>
                                <a:ext cx="3794290" cy="2497745"/>
                                <a:chOff x="0" y="0"/>
                                <a:chExt cx="3794290" cy="2497745"/>
                              </a:xfrm>
                            </wpg:grpSpPr>
                            <pic:pic xmlns:pic="http://schemas.openxmlformats.org/drawingml/2006/picture">
                              <pic:nvPicPr>
                                <pic:cNvPr id="38528" name="Picture 38528"/>
                                <pic:cNvPicPr/>
                              </pic:nvPicPr>
                              <pic:blipFill>
                                <a:blip r:embed="rId10"/>
                                <a:stretch>
                                  <a:fillRect/>
                                </a:stretch>
                              </pic:blipFill>
                              <pic:spPr>
                                <a:xfrm>
                                  <a:off x="-2869" y="356806"/>
                                  <a:ext cx="2164080" cy="2118360"/>
                                </a:xfrm>
                                <a:prstGeom prst="rect">
                                  <a:avLst/>
                                </a:prstGeom>
                              </pic:spPr>
                            </pic:pic>
                            <wps:wsp>
                              <wps:cNvPr id="169" name="Rectangle 169"/>
                              <wps:cNvSpPr/>
                              <wps:spPr>
                                <a:xfrm>
                                  <a:off x="2918018" y="2400717"/>
                                  <a:ext cx="274026" cy="129047"/>
                                </a:xfrm>
                                <a:prstGeom prst="rect">
                                  <a:avLst/>
                                </a:prstGeom>
                                <a:ln>
                                  <a:noFill/>
                                </a:ln>
                              </wps:spPr>
                              <wps:txbx>
                                <w:txbxContent>
                                  <w:p w14:paraId="7D80792E" w14:textId="77777777" w:rsidR="00843F5A" w:rsidRDefault="00843F5A" w:rsidP="003C4DD3">
                                    <w:pPr>
                                      <w:spacing w:after="160" w:line="259" w:lineRule="auto"/>
                                      <w:jc w:val="left"/>
                                    </w:pPr>
                                    <w:r>
                                      <w:rPr>
                                        <w:rFonts w:ascii="Calibri" w:eastAsia="Calibri" w:hAnsi="Calibri" w:cs="Calibri"/>
                                        <w:w w:val="120"/>
                                        <w:sz w:val="16"/>
                                      </w:rPr>
                                      <w:t>TCO</w:t>
                                    </w:r>
                                  </w:p>
                                </w:txbxContent>
                              </wps:txbx>
                              <wps:bodyPr horzOverflow="overflow" vert="horz" lIns="0" tIns="0" rIns="0" bIns="0" rtlCol="0">
                                <a:noAutofit/>
                              </wps:bodyPr>
                            </wps:wsp>
                            <wps:wsp>
                              <wps:cNvPr id="170" name="Rectangle 170"/>
                              <wps:cNvSpPr/>
                              <wps:spPr>
                                <a:xfrm>
                                  <a:off x="2918018" y="498866"/>
                                  <a:ext cx="274026" cy="129047"/>
                                </a:xfrm>
                                <a:prstGeom prst="rect">
                                  <a:avLst/>
                                </a:prstGeom>
                                <a:ln>
                                  <a:noFill/>
                                </a:ln>
                              </wps:spPr>
                              <wps:txbx>
                                <w:txbxContent>
                                  <w:p w14:paraId="44B5D185" w14:textId="77777777" w:rsidR="00843F5A" w:rsidRDefault="00843F5A" w:rsidP="003C4DD3">
                                    <w:pPr>
                                      <w:spacing w:after="160" w:line="259" w:lineRule="auto"/>
                                      <w:jc w:val="left"/>
                                    </w:pPr>
                                    <w:r>
                                      <w:rPr>
                                        <w:rFonts w:ascii="Calibri" w:eastAsia="Calibri" w:hAnsi="Calibri" w:cs="Calibri"/>
                                        <w:w w:val="120"/>
                                        <w:sz w:val="16"/>
                                      </w:rPr>
                                      <w:t>TCO</w:t>
                                    </w:r>
                                  </w:p>
                                </w:txbxContent>
                              </wps:txbx>
                              <wps:bodyPr horzOverflow="overflow" vert="horz" lIns="0" tIns="0" rIns="0" bIns="0" rtlCol="0">
                                <a:noAutofit/>
                              </wps:bodyPr>
                            </wps:wsp>
                            <wps:wsp>
                              <wps:cNvPr id="39136" name="Shape 39136"/>
                              <wps:cNvSpPr/>
                              <wps:spPr>
                                <a:xfrm>
                                  <a:off x="2303310" y="618489"/>
                                  <a:ext cx="1488440" cy="221615"/>
                                </a:xfrm>
                                <a:custGeom>
                                  <a:avLst/>
                                  <a:gdLst/>
                                  <a:ahLst/>
                                  <a:cxnLst/>
                                  <a:rect l="0" t="0" r="0" b="0"/>
                                  <a:pathLst>
                                    <a:path w="1488440" h="221615">
                                      <a:moveTo>
                                        <a:pt x="0" y="0"/>
                                      </a:moveTo>
                                      <a:lnTo>
                                        <a:pt x="1488440" y="0"/>
                                      </a:lnTo>
                                      <a:lnTo>
                                        <a:pt x="1488440" y="221615"/>
                                      </a:lnTo>
                                      <a:lnTo>
                                        <a:pt x="0" y="221615"/>
                                      </a:lnTo>
                                      <a:lnTo>
                                        <a:pt x="0" y="0"/>
                                      </a:lnTo>
                                    </a:path>
                                  </a:pathLst>
                                </a:custGeom>
                                <a:ln w="0" cap="flat">
                                  <a:miter lim="127000"/>
                                </a:ln>
                              </wps:spPr>
                              <wps:style>
                                <a:lnRef idx="0">
                                  <a:srgbClr val="000000">
                                    <a:alpha val="0"/>
                                  </a:srgbClr>
                                </a:lnRef>
                                <a:fillRef idx="1">
                                  <a:srgbClr val="B2B1B0"/>
                                </a:fillRef>
                                <a:effectRef idx="0">
                                  <a:scrgbClr r="0" g="0" b="0"/>
                                </a:effectRef>
                                <a:fontRef idx="none"/>
                              </wps:style>
                              <wps:bodyPr/>
                            </wps:wsp>
                            <wps:wsp>
                              <wps:cNvPr id="174" name="Shape 174"/>
                              <wps:cNvSpPr/>
                              <wps:spPr>
                                <a:xfrm>
                                  <a:off x="2303310" y="618489"/>
                                  <a:ext cx="1488440" cy="221615"/>
                                </a:xfrm>
                                <a:custGeom>
                                  <a:avLst/>
                                  <a:gdLst/>
                                  <a:ahLst/>
                                  <a:cxnLst/>
                                  <a:rect l="0" t="0" r="0" b="0"/>
                                  <a:pathLst>
                                    <a:path w="1488440" h="221615">
                                      <a:moveTo>
                                        <a:pt x="0" y="221615"/>
                                      </a:moveTo>
                                      <a:lnTo>
                                        <a:pt x="1488440" y="221615"/>
                                      </a:lnTo>
                                      <a:lnTo>
                                        <a:pt x="148844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37" name="Shape 39137"/>
                              <wps:cNvSpPr/>
                              <wps:spPr>
                                <a:xfrm>
                                  <a:off x="2303310" y="2131060"/>
                                  <a:ext cx="1488440" cy="221615"/>
                                </a:xfrm>
                                <a:custGeom>
                                  <a:avLst/>
                                  <a:gdLst/>
                                  <a:ahLst/>
                                  <a:cxnLst/>
                                  <a:rect l="0" t="0" r="0" b="0"/>
                                  <a:pathLst>
                                    <a:path w="1488440" h="221615">
                                      <a:moveTo>
                                        <a:pt x="0" y="0"/>
                                      </a:moveTo>
                                      <a:lnTo>
                                        <a:pt x="1488440" y="0"/>
                                      </a:lnTo>
                                      <a:lnTo>
                                        <a:pt x="1488440" y="221615"/>
                                      </a:lnTo>
                                      <a:lnTo>
                                        <a:pt x="0" y="221615"/>
                                      </a:lnTo>
                                      <a:lnTo>
                                        <a:pt x="0" y="0"/>
                                      </a:lnTo>
                                    </a:path>
                                  </a:pathLst>
                                </a:custGeom>
                                <a:ln w="0" cap="flat">
                                  <a:miter lim="101600"/>
                                </a:ln>
                              </wps:spPr>
                              <wps:style>
                                <a:lnRef idx="0">
                                  <a:srgbClr val="000000">
                                    <a:alpha val="0"/>
                                  </a:srgbClr>
                                </a:lnRef>
                                <a:fillRef idx="1">
                                  <a:srgbClr val="B2B1B0"/>
                                </a:fillRef>
                                <a:effectRef idx="0">
                                  <a:scrgbClr r="0" g="0" b="0"/>
                                </a:effectRef>
                                <a:fontRef idx="none"/>
                              </wps:style>
                              <wps:bodyPr/>
                            </wps:wsp>
                            <wps:wsp>
                              <wps:cNvPr id="176" name="Shape 176"/>
                              <wps:cNvSpPr/>
                              <wps:spPr>
                                <a:xfrm>
                                  <a:off x="2303310" y="2131060"/>
                                  <a:ext cx="1488440" cy="221615"/>
                                </a:xfrm>
                                <a:custGeom>
                                  <a:avLst/>
                                  <a:gdLst/>
                                  <a:ahLst/>
                                  <a:cxnLst/>
                                  <a:rect l="0" t="0" r="0" b="0"/>
                                  <a:pathLst>
                                    <a:path w="1488440" h="221615">
                                      <a:moveTo>
                                        <a:pt x="0" y="221615"/>
                                      </a:moveTo>
                                      <a:lnTo>
                                        <a:pt x="1488440" y="221615"/>
                                      </a:lnTo>
                                      <a:lnTo>
                                        <a:pt x="148844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178" name="Shape 178"/>
                              <wps:cNvSpPr/>
                              <wps:spPr>
                                <a:xfrm>
                                  <a:off x="2303945" y="1040130"/>
                                  <a:ext cx="1487170" cy="229870"/>
                                </a:xfrm>
                                <a:custGeom>
                                  <a:avLst/>
                                  <a:gdLst/>
                                  <a:ahLst/>
                                  <a:cxnLst/>
                                  <a:rect l="0" t="0" r="0" b="0"/>
                                  <a:pathLst>
                                    <a:path w="1487170" h="229870">
                                      <a:moveTo>
                                        <a:pt x="0" y="229870"/>
                                      </a:moveTo>
                                      <a:lnTo>
                                        <a:pt x="1487170" y="229870"/>
                                      </a:lnTo>
                                      <a:lnTo>
                                        <a:pt x="148717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179" name="Shape 179"/>
                              <wps:cNvSpPr/>
                              <wps:spPr>
                                <a:xfrm>
                                  <a:off x="2304580" y="1279525"/>
                                  <a:ext cx="1485900" cy="394335"/>
                                </a:xfrm>
                                <a:custGeom>
                                  <a:avLst/>
                                  <a:gdLst/>
                                  <a:ahLst/>
                                  <a:cxnLst/>
                                  <a:rect l="0" t="0" r="0" b="0"/>
                                  <a:pathLst>
                                    <a:path w="1485900" h="394335">
                                      <a:moveTo>
                                        <a:pt x="0" y="394335"/>
                                      </a:moveTo>
                                      <a:lnTo>
                                        <a:pt x="1485900" y="394335"/>
                                      </a:lnTo>
                                      <a:lnTo>
                                        <a:pt x="148590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38" name="Shape 39138"/>
                              <wps:cNvSpPr/>
                              <wps:spPr>
                                <a:xfrm>
                                  <a:off x="2301405" y="842645"/>
                                  <a:ext cx="1492885" cy="205740"/>
                                </a:xfrm>
                                <a:custGeom>
                                  <a:avLst/>
                                  <a:gdLst/>
                                  <a:ahLst/>
                                  <a:cxnLst/>
                                  <a:rect l="0" t="0" r="0" b="0"/>
                                  <a:pathLst>
                                    <a:path w="1492885" h="205740">
                                      <a:moveTo>
                                        <a:pt x="0" y="0"/>
                                      </a:moveTo>
                                      <a:lnTo>
                                        <a:pt x="1492885" y="0"/>
                                      </a:lnTo>
                                      <a:lnTo>
                                        <a:pt x="1492885" y="205740"/>
                                      </a:lnTo>
                                      <a:lnTo>
                                        <a:pt x="0" y="205740"/>
                                      </a:lnTo>
                                      <a:lnTo>
                                        <a:pt x="0" y="0"/>
                                      </a:lnTo>
                                    </a:path>
                                  </a:pathLst>
                                </a:custGeom>
                                <a:ln w="0" cap="flat">
                                  <a:miter lim="101600"/>
                                </a:ln>
                              </wps:spPr>
                              <wps:style>
                                <a:lnRef idx="0">
                                  <a:srgbClr val="000000">
                                    <a:alpha val="0"/>
                                  </a:srgbClr>
                                </a:lnRef>
                                <a:fillRef idx="1">
                                  <a:srgbClr val="FFFFFE"/>
                                </a:fillRef>
                                <a:effectRef idx="0">
                                  <a:scrgbClr r="0" g="0" b="0"/>
                                </a:effectRef>
                                <a:fontRef idx="none"/>
                              </wps:style>
                              <wps:bodyPr/>
                            </wps:wsp>
                            <wps:wsp>
                              <wps:cNvPr id="181" name="Shape 181"/>
                              <wps:cNvSpPr/>
                              <wps:spPr>
                                <a:xfrm>
                                  <a:off x="2301405" y="842645"/>
                                  <a:ext cx="1492885" cy="205740"/>
                                </a:xfrm>
                                <a:custGeom>
                                  <a:avLst/>
                                  <a:gdLst/>
                                  <a:ahLst/>
                                  <a:cxnLst/>
                                  <a:rect l="0" t="0" r="0" b="0"/>
                                  <a:pathLst>
                                    <a:path w="1492885" h="205740">
                                      <a:moveTo>
                                        <a:pt x="0" y="205740"/>
                                      </a:moveTo>
                                      <a:lnTo>
                                        <a:pt x="1492885" y="205740"/>
                                      </a:lnTo>
                                      <a:lnTo>
                                        <a:pt x="1492885"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39" name="Shape 39139"/>
                              <wps:cNvSpPr/>
                              <wps:spPr>
                                <a:xfrm>
                                  <a:off x="2303945" y="1905635"/>
                                  <a:ext cx="1487170" cy="229870"/>
                                </a:xfrm>
                                <a:custGeom>
                                  <a:avLst/>
                                  <a:gdLst/>
                                  <a:ahLst/>
                                  <a:cxnLst/>
                                  <a:rect l="0" t="0" r="0" b="0"/>
                                  <a:pathLst>
                                    <a:path w="1487170" h="229870">
                                      <a:moveTo>
                                        <a:pt x="0" y="0"/>
                                      </a:moveTo>
                                      <a:lnTo>
                                        <a:pt x="1487170" y="0"/>
                                      </a:lnTo>
                                      <a:lnTo>
                                        <a:pt x="1487170" y="229870"/>
                                      </a:lnTo>
                                      <a:lnTo>
                                        <a:pt x="0" y="229870"/>
                                      </a:lnTo>
                                      <a:lnTo>
                                        <a:pt x="0" y="0"/>
                                      </a:lnTo>
                                    </a:path>
                                  </a:pathLst>
                                </a:custGeom>
                                <a:ln w="0" cap="flat">
                                  <a:miter lim="101600"/>
                                </a:ln>
                              </wps:spPr>
                              <wps:style>
                                <a:lnRef idx="0">
                                  <a:srgbClr val="000000">
                                    <a:alpha val="0"/>
                                  </a:srgbClr>
                                </a:lnRef>
                                <a:fillRef idx="1">
                                  <a:srgbClr val="FFFFFE"/>
                                </a:fillRef>
                                <a:effectRef idx="0">
                                  <a:scrgbClr r="0" g="0" b="0"/>
                                </a:effectRef>
                                <a:fontRef idx="none"/>
                              </wps:style>
                              <wps:bodyPr/>
                            </wps:wsp>
                            <wps:wsp>
                              <wps:cNvPr id="183" name="Shape 183"/>
                              <wps:cNvSpPr/>
                              <wps:spPr>
                                <a:xfrm>
                                  <a:off x="2303945" y="1905635"/>
                                  <a:ext cx="1487170" cy="229870"/>
                                </a:xfrm>
                                <a:custGeom>
                                  <a:avLst/>
                                  <a:gdLst/>
                                  <a:ahLst/>
                                  <a:cxnLst/>
                                  <a:rect l="0" t="0" r="0" b="0"/>
                                  <a:pathLst>
                                    <a:path w="1487170" h="229870">
                                      <a:moveTo>
                                        <a:pt x="0" y="229870"/>
                                      </a:moveTo>
                                      <a:lnTo>
                                        <a:pt x="1487170" y="229870"/>
                                      </a:lnTo>
                                      <a:lnTo>
                                        <a:pt x="148717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39140" name="Shape 39140"/>
                              <wps:cNvSpPr/>
                              <wps:spPr>
                                <a:xfrm>
                                  <a:off x="2303945" y="1685290"/>
                                  <a:ext cx="1487170" cy="229870"/>
                                </a:xfrm>
                                <a:custGeom>
                                  <a:avLst/>
                                  <a:gdLst/>
                                  <a:ahLst/>
                                  <a:cxnLst/>
                                  <a:rect l="0" t="0" r="0" b="0"/>
                                  <a:pathLst>
                                    <a:path w="1487170" h="229870">
                                      <a:moveTo>
                                        <a:pt x="0" y="0"/>
                                      </a:moveTo>
                                      <a:lnTo>
                                        <a:pt x="1487170" y="0"/>
                                      </a:lnTo>
                                      <a:lnTo>
                                        <a:pt x="1487170" y="229870"/>
                                      </a:lnTo>
                                      <a:lnTo>
                                        <a:pt x="0" y="229870"/>
                                      </a:lnTo>
                                      <a:lnTo>
                                        <a:pt x="0" y="0"/>
                                      </a:lnTo>
                                    </a:path>
                                  </a:pathLst>
                                </a:custGeom>
                                <a:ln w="0" cap="flat">
                                  <a:miter lim="101600"/>
                                </a:ln>
                              </wps:spPr>
                              <wps:style>
                                <a:lnRef idx="0">
                                  <a:srgbClr val="000000">
                                    <a:alpha val="0"/>
                                  </a:srgbClr>
                                </a:lnRef>
                                <a:fillRef idx="1">
                                  <a:srgbClr val="FFFFFE"/>
                                </a:fillRef>
                                <a:effectRef idx="0">
                                  <a:scrgbClr r="0" g="0" b="0"/>
                                </a:effectRef>
                                <a:fontRef idx="none"/>
                              </wps:style>
                              <wps:bodyPr/>
                            </wps:wsp>
                            <wps:wsp>
                              <wps:cNvPr id="185" name="Shape 185"/>
                              <wps:cNvSpPr/>
                              <wps:spPr>
                                <a:xfrm>
                                  <a:off x="2303945" y="1685290"/>
                                  <a:ext cx="1487170" cy="229870"/>
                                </a:xfrm>
                                <a:custGeom>
                                  <a:avLst/>
                                  <a:gdLst/>
                                  <a:ahLst/>
                                  <a:cxnLst/>
                                  <a:rect l="0" t="0" r="0" b="0"/>
                                  <a:pathLst>
                                    <a:path w="1487170" h="229870">
                                      <a:moveTo>
                                        <a:pt x="0" y="229870"/>
                                      </a:moveTo>
                                      <a:lnTo>
                                        <a:pt x="1487170" y="229870"/>
                                      </a:lnTo>
                                      <a:lnTo>
                                        <a:pt x="1487170" y="0"/>
                                      </a:lnTo>
                                      <a:lnTo>
                                        <a:pt x="0" y="0"/>
                                      </a:lnTo>
                                      <a:close/>
                                    </a:path>
                                  </a:pathLst>
                                </a:custGeom>
                                <a:ln w="6350" cap="flat">
                                  <a:miter lim="101600"/>
                                </a:ln>
                              </wps:spPr>
                              <wps:style>
                                <a:lnRef idx="1">
                                  <a:srgbClr val="2C2A28"/>
                                </a:lnRef>
                                <a:fillRef idx="0">
                                  <a:srgbClr val="000000">
                                    <a:alpha val="0"/>
                                  </a:srgbClr>
                                </a:fillRef>
                                <a:effectRef idx="0">
                                  <a:scrgbClr r="0" g="0" b="0"/>
                                </a:effectRef>
                                <a:fontRef idx="none"/>
                              </wps:style>
                              <wps:bodyPr/>
                            </wps:wsp>
                            <wps:wsp>
                              <wps:cNvPr id="186" name="Shape 186"/>
                              <wps:cNvSpPr/>
                              <wps:spPr>
                                <a:xfrm>
                                  <a:off x="2514765" y="20117"/>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87" name="Shape 187"/>
                              <wps:cNvSpPr/>
                              <wps:spPr>
                                <a:xfrm>
                                  <a:off x="2482647" y="360070"/>
                                  <a:ext cx="64224" cy="41453"/>
                                </a:xfrm>
                                <a:custGeom>
                                  <a:avLst/>
                                  <a:gdLst/>
                                  <a:ahLst/>
                                  <a:cxnLst/>
                                  <a:rect l="0" t="0" r="0" b="0"/>
                                  <a:pathLst>
                                    <a:path w="64224" h="41453">
                                      <a:moveTo>
                                        <a:pt x="64224" y="0"/>
                                      </a:moveTo>
                                      <a:lnTo>
                                        <a:pt x="64224" y="8052"/>
                                      </a:lnTo>
                                      <a:cubicBezTo>
                                        <a:pt x="50826" y="15989"/>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88" name="Shape 188"/>
                              <wps:cNvSpPr/>
                              <wps:spPr>
                                <a:xfrm>
                                  <a:off x="3510446" y="0"/>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89" name="Shape 189"/>
                              <wps:cNvSpPr/>
                              <wps:spPr>
                                <a:xfrm>
                                  <a:off x="3478327" y="339966"/>
                                  <a:ext cx="64224" cy="41453"/>
                                </a:xfrm>
                                <a:custGeom>
                                  <a:avLst/>
                                  <a:gdLst/>
                                  <a:ahLst/>
                                  <a:cxnLst/>
                                  <a:rect l="0" t="0" r="0" b="0"/>
                                  <a:pathLst>
                                    <a:path w="64224" h="41453">
                                      <a:moveTo>
                                        <a:pt x="64224" y="0"/>
                                      </a:moveTo>
                                      <a:lnTo>
                                        <a:pt x="64224" y="8052"/>
                                      </a:lnTo>
                                      <a:cubicBezTo>
                                        <a:pt x="50826" y="15989"/>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90" name="Shape 190"/>
                              <wps:cNvSpPr/>
                              <wps:spPr>
                                <a:xfrm>
                                  <a:off x="3156750" y="5956"/>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91" name="Shape 191"/>
                              <wps:cNvSpPr/>
                              <wps:spPr>
                                <a:xfrm>
                                  <a:off x="3124632" y="345922"/>
                                  <a:ext cx="64224" cy="41453"/>
                                </a:xfrm>
                                <a:custGeom>
                                  <a:avLst/>
                                  <a:gdLst/>
                                  <a:ahLst/>
                                  <a:cxnLst/>
                                  <a:rect l="0" t="0" r="0" b="0"/>
                                  <a:pathLst>
                                    <a:path w="64224" h="41453">
                                      <a:moveTo>
                                        <a:pt x="64224" y="0"/>
                                      </a:moveTo>
                                      <a:lnTo>
                                        <a:pt x="64224" y="8052"/>
                                      </a:lnTo>
                                      <a:cubicBezTo>
                                        <a:pt x="50826" y="15989"/>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92" name="Shape 192"/>
                              <wps:cNvSpPr/>
                              <wps:spPr>
                                <a:xfrm>
                                  <a:off x="2815755" y="12661"/>
                                  <a:ext cx="0" cy="372224"/>
                                </a:xfrm>
                                <a:custGeom>
                                  <a:avLst/>
                                  <a:gdLst/>
                                  <a:ahLst/>
                                  <a:cxnLst/>
                                  <a:rect l="0" t="0" r="0" b="0"/>
                                  <a:pathLst>
                                    <a:path h="372224">
                                      <a:moveTo>
                                        <a:pt x="0" y="0"/>
                                      </a:moveTo>
                                      <a:lnTo>
                                        <a:pt x="0" y="372224"/>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193" name="Shape 193"/>
                              <wps:cNvSpPr/>
                              <wps:spPr>
                                <a:xfrm>
                                  <a:off x="2783637" y="352628"/>
                                  <a:ext cx="64224" cy="41453"/>
                                </a:xfrm>
                                <a:custGeom>
                                  <a:avLst/>
                                  <a:gdLst/>
                                  <a:ahLst/>
                                  <a:cxnLst/>
                                  <a:rect l="0" t="0" r="0" b="0"/>
                                  <a:pathLst>
                                    <a:path w="64224" h="41453">
                                      <a:moveTo>
                                        <a:pt x="64224" y="0"/>
                                      </a:moveTo>
                                      <a:lnTo>
                                        <a:pt x="64224" y="8052"/>
                                      </a:lnTo>
                                      <a:cubicBezTo>
                                        <a:pt x="50826" y="15977"/>
                                        <a:pt x="40297" y="28334"/>
                                        <a:pt x="32118" y="41453"/>
                                      </a:cubicBezTo>
                                      <a:cubicBezTo>
                                        <a:pt x="24054" y="28194"/>
                                        <a:pt x="13145" y="16370"/>
                                        <a:pt x="0" y="8052"/>
                                      </a:cubicBezTo>
                                      <a:lnTo>
                                        <a:pt x="0" y="127"/>
                                      </a:lnTo>
                                      <a:cubicBezTo>
                                        <a:pt x="12738" y="8446"/>
                                        <a:pt x="23787" y="18453"/>
                                        <a:pt x="32118" y="30798"/>
                                      </a:cubicBezTo>
                                      <a:cubicBezTo>
                                        <a:pt x="40564" y="18453"/>
                                        <a:pt x="51753" y="8052"/>
                                        <a:pt x="64224" y="0"/>
                                      </a:cubicBezTo>
                                      <a:close/>
                                    </a:path>
                                  </a:pathLst>
                                </a:custGeom>
                                <a:ln w="0" cap="flat">
                                  <a:miter lim="101600"/>
                                </a:ln>
                              </wps:spPr>
                              <wps:style>
                                <a:lnRef idx="0">
                                  <a:srgbClr val="000000">
                                    <a:alpha val="0"/>
                                  </a:srgbClr>
                                </a:lnRef>
                                <a:fillRef idx="1">
                                  <a:srgbClr val="2C2A28"/>
                                </a:fillRef>
                                <a:effectRef idx="0">
                                  <a:scrgbClr r="0" g="0" b="0"/>
                                </a:effectRef>
                                <a:fontRef idx="none"/>
                              </wps:style>
                              <wps:bodyPr/>
                            </wps:wsp>
                            <wps:wsp>
                              <wps:cNvPr id="194" name="Rectangle 194"/>
                              <wps:cNvSpPr/>
                              <wps:spPr>
                                <a:xfrm>
                                  <a:off x="2890077" y="1747139"/>
                                  <a:ext cx="68375" cy="131209"/>
                                </a:xfrm>
                                <a:prstGeom prst="rect">
                                  <a:avLst/>
                                </a:prstGeom>
                                <a:ln>
                                  <a:noFill/>
                                </a:ln>
                              </wps:spPr>
                              <wps:txbx>
                                <w:txbxContent>
                                  <w:p w14:paraId="0E33C63E" w14:textId="77777777" w:rsidR="00843F5A" w:rsidRDefault="00843F5A"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55" name="Rectangle 31255"/>
                              <wps:cNvSpPr/>
                              <wps:spPr>
                                <a:xfrm>
                                  <a:off x="2942299" y="1746326"/>
                                  <a:ext cx="48105" cy="129047"/>
                                </a:xfrm>
                                <a:prstGeom prst="rect">
                                  <a:avLst/>
                                </a:prstGeom>
                                <a:ln>
                                  <a:noFill/>
                                </a:ln>
                              </wps:spPr>
                              <wps:txbx>
                                <w:txbxContent>
                                  <w:p w14:paraId="7348F3B7" w14:textId="77777777" w:rsidR="00843F5A" w:rsidRDefault="00843F5A"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31256" name="Rectangle 31256"/>
                              <wps:cNvSpPr/>
                              <wps:spPr>
                                <a:xfrm>
                                  <a:off x="3053247" y="1746326"/>
                                  <a:ext cx="46754" cy="129047"/>
                                </a:xfrm>
                                <a:prstGeom prst="rect">
                                  <a:avLst/>
                                </a:prstGeom>
                                <a:ln>
                                  <a:noFill/>
                                </a:ln>
                              </wps:spPr>
                              <wps:txbx>
                                <w:txbxContent>
                                  <w:p w14:paraId="50BAA05A"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7" name="Rectangle 31257"/>
                              <wps:cNvSpPr/>
                              <wps:spPr>
                                <a:xfrm>
                                  <a:off x="2978469" y="1746326"/>
                                  <a:ext cx="99454" cy="129047"/>
                                </a:xfrm>
                                <a:prstGeom prst="rect">
                                  <a:avLst/>
                                </a:prstGeom>
                                <a:ln>
                                  <a:noFill/>
                                </a:ln>
                              </wps:spPr>
                              <wps:txbx>
                                <w:txbxContent>
                                  <w:p w14:paraId="22A673B0" w14:textId="77777777" w:rsidR="00843F5A" w:rsidRDefault="00843F5A"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196" name="Rectangle 196"/>
                              <wps:cNvSpPr/>
                              <wps:spPr>
                                <a:xfrm>
                                  <a:off x="3088400" y="1747139"/>
                                  <a:ext cx="36890" cy="131209"/>
                                </a:xfrm>
                                <a:prstGeom prst="rect">
                                  <a:avLst/>
                                </a:prstGeom>
                                <a:ln>
                                  <a:noFill/>
                                </a:ln>
                              </wps:spPr>
                              <wps:txbx>
                                <w:txbxContent>
                                  <w:p w14:paraId="66B0FC5B" w14:textId="77777777" w:rsidR="00843F5A" w:rsidRDefault="00843F5A" w:rsidP="003C4DD3">
                                    <w:pPr>
                                      <w:spacing w:after="160" w:line="259" w:lineRule="auto"/>
                                      <w:jc w:val="left"/>
                                    </w:pPr>
                                    <w:r>
                                      <w:rPr>
                                        <w:rFonts w:ascii="Calibri" w:eastAsia="Calibri" w:hAnsi="Calibri" w:cs="Calibri"/>
                                        <w:w w:val="123"/>
                                        <w:sz w:val="16"/>
                                      </w:rPr>
                                      <w:t>i</w:t>
                                    </w:r>
                                  </w:p>
                                </w:txbxContent>
                              </wps:txbx>
                              <wps:bodyPr horzOverflow="overflow" vert="horz" lIns="0" tIns="0" rIns="0" bIns="0" rtlCol="0">
                                <a:noAutofit/>
                              </wps:bodyPr>
                            </wps:wsp>
                            <wps:wsp>
                              <wps:cNvPr id="197" name="Rectangle 197"/>
                              <wps:cNvSpPr/>
                              <wps:spPr>
                                <a:xfrm>
                                  <a:off x="3116848" y="1746326"/>
                                  <a:ext cx="46754" cy="129047"/>
                                </a:xfrm>
                                <a:prstGeom prst="rect">
                                  <a:avLst/>
                                </a:prstGeom>
                                <a:ln>
                                  <a:noFill/>
                                </a:ln>
                              </wps:spPr>
                              <wps:txbx>
                                <w:txbxContent>
                                  <w:p w14:paraId="2ECE0B99"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198" name="Rectangle 198"/>
                              <wps:cNvSpPr/>
                              <wps:spPr>
                                <a:xfrm>
                                  <a:off x="2847506" y="896239"/>
                                  <a:ext cx="68375" cy="131209"/>
                                </a:xfrm>
                                <a:prstGeom prst="rect">
                                  <a:avLst/>
                                </a:prstGeom>
                                <a:ln>
                                  <a:noFill/>
                                </a:ln>
                              </wps:spPr>
                              <wps:txbx>
                                <w:txbxContent>
                                  <w:p w14:paraId="319FAC92" w14:textId="77777777" w:rsidR="00843F5A" w:rsidRDefault="00843F5A"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46" name="Rectangle 31246"/>
                              <wps:cNvSpPr/>
                              <wps:spPr>
                                <a:xfrm>
                                  <a:off x="2899729" y="895426"/>
                                  <a:ext cx="48105" cy="129047"/>
                                </a:xfrm>
                                <a:prstGeom prst="rect">
                                  <a:avLst/>
                                </a:prstGeom>
                                <a:ln>
                                  <a:noFill/>
                                </a:ln>
                              </wps:spPr>
                              <wps:txbx>
                                <w:txbxContent>
                                  <w:p w14:paraId="55AC3B86" w14:textId="77777777" w:rsidR="00843F5A" w:rsidRDefault="00843F5A"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31247" name="Rectangle 31247"/>
                              <wps:cNvSpPr/>
                              <wps:spPr>
                                <a:xfrm>
                                  <a:off x="3010676" y="895426"/>
                                  <a:ext cx="46754" cy="129047"/>
                                </a:xfrm>
                                <a:prstGeom prst="rect">
                                  <a:avLst/>
                                </a:prstGeom>
                                <a:ln>
                                  <a:noFill/>
                                </a:ln>
                              </wps:spPr>
                              <wps:txbx>
                                <w:txbxContent>
                                  <w:p w14:paraId="4B745F64"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48" name="Rectangle 31248"/>
                              <wps:cNvSpPr/>
                              <wps:spPr>
                                <a:xfrm>
                                  <a:off x="2935898" y="895426"/>
                                  <a:ext cx="99454" cy="129047"/>
                                </a:xfrm>
                                <a:prstGeom prst="rect">
                                  <a:avLst/>
                                </a:prstGeom>
                                <a:ln>
                                  <a:noFill/>
                                </a:ln>
                              </wps:spPr>
                              <wps:txbx>
                                <w:txbxContent>
                                  <w:p w14:paraId="4A7C65C1" w14:textId="77777777" w:rsidR="00843F5A" w:rsidRDefault="00843F5A"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200" name="Rectangle 200"/>
                              <wps:cNvSpPr/>
                              <wps:spPr>
                                <a:xfrm>
                                  <a:off x="3045830" y="896239"/>
                                  <a:ext cx="80131" cy="131209"/>
                                </a:xfrm>
                                <a:prstGeom prst="rect">
                                  <a:avLst/>
                                </a:prstGeom>
                                <a:ln>
                                  <a:noFill/>
                                </a:ln>
                              </wps:spPr>
                              <wps:txbx>
                                <w:txbxContent>
                                  <w:p w14:paraId="21588292" w14:textId="77777777" w:rsidR="00843F5A" w:rsidRDefault="00843F5A" w:rsidP="003C4DD3">
                                    <w:pPr>
                                      <w:spacing w:after="160" w:line="259" w:lineRule="auto"/>
                                      <w:jc w:val="left"/>
                                    </w:pPr>
                                    <w:r>
                                      <w:rPr>
                                        <w:rFonts w:ascii="Calibri" w:eastAsia="Calibri" w:hAnsi="Calibri" w:cs="Calibri"/>
                                        <w:w w:val="114"/>
                                        <w:sz w:val="16"/>
                                      </w:rPr>
                                      <w:t>p</w:t>
                                    </w:r>
                                  </w:p>
                                </w:txbxContent>
                              </wps:txbx>
                              <wps:bodyPr horzOverflow="overflow" vert="horz" lIns="0" tIns="0" rIns="0" bIns="0" rtlCol="0">
                                <a:noAutofit/>
                              </wps:bodyPr>
                            </wps:wsp>
                            <wps:wsp>
                              <wps:cNvPr id="201" name="Rectangle 201"/>
                              <wps:cNvSpPr/>
                              <wps:spPr>
                                <a:xfrm>
                                  <a:off x="3106504" y="868558"/>
                                  <a:ext cx="59490" cy="98407"/>
                                </a:xfrm>
                                <a:prstGeom prst="rect">
                                  <a:avLst/>
                                </a:prstGeom>
                                <a:ln>
                                  <a:noFill/>
                                </a:ln>
                              </wps:spPr>
                              <wps:txbx>
                                <w:txbxContent>
                                  <w:p w14:paraId="5B95CC44" w14:textId="77777777" w:rsidR="00843F5A" w:rsidRDefault="00843F5A" w:rsidP="003C4DD3">
                                    <w:pPr>
                                      <w:spacing w:after="160" w:line="259" w:lineRule="auto"/>
                                      <w:jc w:val="left"/>
                                    </w:pPr>
                                    <w:r>
                                      <w:rPr>
                                        <w:rFonts w:ascii="Calibri" w:eastAsia="Calibri" w:hAnsi="Calibri" w:cs="Calibri"/>
                                        <w:w w:val="66"/>
                                        <w:sz w:val="16"/>
                                        <w:vertAlign w:val="superscript"/>
                                      </w:rPr>
                                      <w:t>+</w:t>
                                    </w:r>
                                  </w:p>
                                </w:txbxContent>
                              </wps:txbx>
                              <wps:bodyPr horzOverflow="overflow" vert="horz" lIns="0" tIns="0" rIns="0" bIns="0" rtlCol="0">
                                <a:noAutofit/>
                              </wps:bodyPr>
                            </wps:wsp>
                            <wps:wsp>
                              <wps:cNvPr id="202" name="Rectangle 202"/>
                              <wps:cNvSpPr/>
                              <wps:spPr>
                                <a:xfrm>
                                  <a:off x="3159412" y="895426"/>
                                  <a:ext cx="46754" cy="129047"/>
                                </a:xfrm>
                                <a:prstGeom prst="rect">
                                  <a:avLst/>
                                </a:prstGeom>
                                <a:ln>
                                  <a:noFill/>
                                </a:ln>
                              </wps:spPr>
                              <wps:txbx>
                                <w:txbxContent>
                                  <w:p w14:paraId="1CCA3382"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203" name="Rectangle 203"/>
                              <wps:cNvSpPr/>
                              <wps:spPr>
                                <a:xfrm>
                                  <a:off x="2890070" y="1141806"/>
                                  <a:ext cx="68375" cy="131209"/>
                                </a:xfrm>
                                <a:prstGeom prst="rect">
                                  <a:avLst/>
                                </a:prstGeom>
                                <a:ln>
                                  <a:noFill/>
                                </a:ln>
                              </wps:spPr>
                              <wps:txbx>
                                <w:txbxContent>
                                  <w:p w14:paraId="1426BDCC" w14:textId="77777777" w:rsidR="00843F5A" w:rsidRDefault="00843F5A"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50" name="Rectangle 31250"/>
                              <wps:cNvSpPr/>
                              <wps:spPr>
                                <a:xfrm>
                                  <a:off x="3053240" y="1140993"/>
                                  <a:ext cx="46754" cy="129047"/>
                                </a:xfrm>
                                <a:prstGeom prst="rect">
                                  <a:avLst/>
                                </a:prstGeom>
                                <a:ln>
                                  <a:noFill/>
                                </a:ln>
                              </wps:spPr>
                              <wps:txbx>
                                <w:txbxContent>
                                  <w:p w14:paraId="2D4BFE19"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1" name="Rectangle 31251"/>
                              <wps:cNvSpPr/>
                              <wps:spPr>
                                <a:xfrm>
                                  <a:off x="2978462" y="1140993"/>
                                  <a:ext cx="99454" cy="129047"/>
                                </a:xfrm>
                                <a:prstGeom prst="rect">
                                  <a:avLst/>
                                </a:prstGeom>
                                <a:ln>
                                  <a:noFill/>
                                </a:ln>
                              </wps:spPr>
                              <wps:txbx>
                                <w:txbxContent>
                                  <w:p w14:paraId="575FC764" w14:textId="77777777" w:rsidR="00843F5A" w:rsidRDefault="00843F5A"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31249" name="Rectangle 31249"/>
                              <wps:cNvSpPr/>
                              <wps:spPr>
                                <a:xfrm>
                                  <a:off x="2942293" y="1140993"/>
                                  <a:ext cx="48105" cy="129047"/>
                                </a:xfrm>
                                <a:prstGeom prst="rect">
                                  <a:avLst/>
                                </a:prstGeom>
                                <a:ln>
                                  <a:noFill/>
                                </a:ln>
                              </wps:spPr>
                              <wps:txbx>
                                <w:txbxContent>
                                  <w:p w14:paraId="10713E05" w14:textId="77777777" w:rsidR="00843F5A" w:rsidRDefault="00843F5A"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205" name="Rectangle 205"/>
                              <wps:cNvSpPr/>
                              <wps:spPr>
                                <a:xfrm>
                                  <a:off x="3088394" y="1141806"/>
                                  <a:ext cx="36890" cy="131209"/>
                                </a:xfrm>
                                <a:prstGeom prst="rect">
                                  <a:avLst/>
                                </a:prstGeom>
                                <a:ln>
                                  <a:noFill/>
                                </a:ln>
                              </wps:spPr>
                              <wps:txbx>
                                <w:txbxContent>
                                  <w:p w14:paraId="6364EE80" w14:textId="77777777" w:rsidR="00843F5A" w:rsidRDefault="00843F5A" w:rsidP="003C4DD3">
                                    <w:pPr>
                                      <w:spacing w:after="160" w:line="259" w:lineRule="auto"/>
                                      <w:jc w:val="left"/>
                                    </w:pPr>
                                    <w:r>
                                      <w:rPr>
                                        <w:rFonts w:ascii="Calibri" w:eastAsia="Calibri" w:hAnsi="Calibri" w:cs="Calibri"/>
                                        <w:w w:val="123"/>
                                        <w:sz w:val="16"/>
                                      </w:rPr>
                                      <w:t>i</w:t>
                                    </w:r>
                                  </w:p>
                                </w:txbxContent>
                              </wps:txbx>
                              <wps:bodyPr horzOverflow="overflow" vert="horz" lIns="0" tIns="0" rIns="0" bIns="0" rtlCol="0">
                                <a:noAutofit/>
                              </wps:bodyPr>
                            </wps:wsp>
                            <wps:wsp>
                              <wps:cNvPr id="206" name="Rectangle 206"/>
                              <wps:cNvSpPr/>
                              <wps:spPr>
                                <a:xfrm>
                                  <a:off x="3116841" y="1140993"/>
                                  <a:ext cx="46754" cy="129047"/>
                                </a:xfrm>
                                <a:prstGeom prst="rect">
                                  <a:avLst/>
                                </a:prstGeom>
                                <a:ln>
                                  <a:noFill/>
                                </a:ln>
                              </wps:spPr>
                              <wps:txbx>
                                <w:txbxContent>
                                  <w:p w14:paraId="321E968B"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207" name="Rectangle 207"/>
                              <wps:cNvSpPr/>
                              <wps:spPr>
                                <a:xfrm>
                                  <a:off x="2878285" y="1408506"/>
                                  <a:ext cx="102968" cy="131209"/>
                                </a:xfrm>
                                <a:prstGeom prst="rect">
                                  <a:avLst/>
                                </a:prstGeom>
                                <a:ln>
                                  <a:noFill/>
                                </a:ln>
                              </wps:spPr>
                              <wps:txbx>
                                <w:txbxContent>
                                  <w:p w14:paraId="5A821781" w14:textId="77777777" w:rsidR="00843F5A" w:rsidRDefault="00843F5A" w:rsidP="003C4DD3">
                                    <w:pPr>
                                      <w:spacing w:after="160" w:line="259" w:lineRule="auto"/>
                                      <w:jc w:val="left"/>
                                    </w:pPr>
                                    <w:r>
                                      <w:rPr>
                                        <w:rFonts w:ascii="Calibri" w:eastAsia="Calibri" w:hAnsi="Calibri" w:cs="Calibri"/>
                                        <w:w w:val="104"/>
                                        <w:sz w:val="16"/>
                                      </w:rPr>
                                      <w:t>c-</w:t>
                                    </w:r>
                                  </w:p>
                                </w:txbxContent>
                              </wps:txbx>
                              <wps:bodyPr horzOverflow="overflow" vert="horz" lIns="0" tIns="0" rIns="0" bIns="0" rtlCol="0">
                                <a:noAutofit/>
                              </wps:bodyPr>
                            </wps:wsp>
                            <wps:wsp>
                              <wps:cNvPr id="208" name="Rectangle 208"/>
                              <wps:cNvSpPr/>
                              <wps:spPr>
                                <a:xfrm>
                                  <a:off x="2955704" y="1407693"/>
                                  <a:ext cx="99454" cy="129047"/>
                                </a:xfrm>
                                <a:prstGeom prst="rect">
                                  <a:avLst/>
                                </a:prstGeom>
                                <a:ln>
                                  <a:noFill/>
                                </a:ln>
                              </wps:spPr>
                              <wps:txbx>
                                <w:txbxContent>
                                  <w:p w14:paraId="4BCC94DE" w14:textId="77777777" w:rsidR="00843F5A" w:rsidRDefault="00843F5A"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31252" name="Rectangle 31252"/>
                              <wps:cNvSpPr/>
                              <wps:spPr>
                                <a:xfrm>
                                  <a:off x="3030482" y="1408506"/>
                                  <a:ext cx="46754" cy="131209"/>
                                </a:xfrm>
                                <a:prstGeom prst="rect">
                                  <a:avLst/>
                                </a:prstGeom>
                                <a:ln>
                                  <a:noFill/>
                                </a:ln>
                              </wps:spPr>
                              <wps:txbx>
                                <w:txbxContent>
                                  <w:p w14:paraId="0277DCCC"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3" name="Rectangle 31253"/>
                              <wps:cNvSpPr/>
                              <wps:spPr>
                                <a:xfrm>
                                  <a:off x="3116638" y="1408506"/>
                                  <a:ext cx="46754" cy="131209"/>
                                </a:xfrm>
                                <a:prstGeom prst="rect">
                                  <a:avLst/>
                                </a:prstGeom>
                                <a:ln>
                                  <a:noFill/>
                                </a:ln>
                              </wps:spPr>
                              <wps:txbx>
                                <w:txbxContent>
                                  <w:p w14:paraId="4B5E30E9"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54" name="Rectangle 31254"/>
                              <wps:cNvSpPr/>
                              <wps:spPr>
                                <a:xfrm>
                                  <a:off x="3065635" y="1408506"/>
                                  <a:ext cx="67834" cy="131209"/>
                                </a:xfrm>
                                <a:prstGeom prst="rect">
                                  <a:avLst/>
                                </a:prstGeom>
                                <a:ln>
                                  <a:noFill/>
                                </a:ln>
                              </wps:spPr>
                              <wps:txbx>
                                <w:txbxContent>
                                  <w:p w14:paraId="77873A54" w14:textId="77777777" w:rsidR="00843F5A" w:rsidRDefault="00843F5A" w:rsidP="003C4DD3">
                                    <w:pPr>
                                      <w:spacing w:after="160" w:line="259" w:lineRule="auto"/>
                                      <w:jc w:val="left"/>
                                    </w:pPr>
                                    <w:r>
                                      <w:rPr>
                                        <w:rFonts w:ascii="Calibri" w:eastAsia="Calibri" w:hAnsi="Calibri" w:cs="Calibri"/>
                                        <w:w w:val="96"/>
                                        <w:sz w:val="16"/>
                                      </w:rPr>
                                      <w:t>n</w:t>
                                    </w:r>
                                  </w:p>
                                </w:txbxContent>
                              </wps:txbx>
                              <wps:bodyPr horzOverflow="overflow" vert="horz" lIns="0" tIns="0" rIns="0" bIns="0" rtlCol="0">
                                <a:noAutofit/>
                              </wps:bodyPr>
                            </wps:wsp>
                            <wps:wsp>
                              <wps:cNvPr id="210" name="Rectangle 210"/>
                              <wps:cNvSpPr/>
                              <wps:spPr>
                                <a:xfrm>
                                  <a:off x="2851869" y="1967306"/>
                                  <a:ext cx="68375" cy="131209"/>
                                </a:xfrm>
                                <a:prstGeom prst="rect">
                                  <a:avLst/>
                                </a:prstGeom>
                                <a:ln>
                                  <a:noFill/>
                                </a:ln>
                              </wps:spPr>
                              <wps:txbx>
                                <w:txbxContent>
                                  <w:p w14:paraId="19D597A3" w14:textId="77777777" w:rsidR="00843F5A" w:rsidRDefault="00843F5A" w:rsidP="003C4DD3">
                                    <w:pPr>
                                      <w:spacing w:after="160" w:line="259" w:lineRule="auto"/>
                                      <w:jc w:val="left"/>
                                    </w:pPr>
                                    <w:r>
                                      <w:rPr>
                                        <w:rFonts w:ascii="Calibri" w:eastAsia="Calibri" w:hAnsi="Calibri" w:cs="Calibri"/>
                                        <w:w w:val="107"/>
                                        <w:sz w:val="16"/>
                                      </w:rPr>
                                      <w:t>a</w:t>
                                    </w:r>
                                  </w:p>
                                </w:txbxContent>
                              </wps:txbx>
                              <wps:bodyPr horzOverflow="overflow" vert="horz" lIns="0" tIns="0" rIns="0" bIns="0" rtlCol="0">
                                <a:noAutofit/>
                              </wps:bodyPr>
                            </wps:wsp>
                            <wps:wsp>
                              <wps:cNvPr id="31258" name="Rectangle 31258"/>
                              <wps:cNvSpPr/>
                              <wps:spPr>
                                <a:xfrm>
                                  <a:off x="2904091" y="1966493"/>
                                  <a:ext cx="48105" cy="129047"/>
                                </a:xfrm>
                                <a:prstGeom prst="rect">
                                  <a:avLst/>
                                </a:prstGeom>
                                <a:ln>
                                  <a:noFill/>
                                </a:ln>
                              </wps:spPr>
                              <wps:txbx>
                                <w:txbxContent>
                                  <w:p w14:paraId="32270A14" w14:textId="77777777" w:rsidR="00843F5A" w:rsidRDefault="00843F5A" w:rsidP="003C4DD3">
                                    <w:pPr>
                                      <w:spacing w:after="160" w:line="259" w:lineRule="auto"/>
                                      <w:jc w:val="left"/>
                                    </w:pPr>
                                    <w:r>
                                      <w:rPr>
                                        <w:rFonts w:ascii="Calibri" w:eastAsia="Calibri" w:hAnsi="Calibri" w:cs="Calibri"/>
                                        <w:w w:val="116"/>
                                        <w:sz w:val="16"/>
                                      </w:rPr>
                                      <w:t>-</w:t>
                                    </w:r>
                                  </w:p>
                                </w:txbxContent>
                              </wps:txbx>
                              <wps:bodyPr horzOverflow="overflow" vert="horz" lIns="0" tIns="0" rIns="0" bIns="0" rtlCol="0">
                                <a:noAutofit/>
                              </wps:bodyPr>
                            </wps:wsp>
                            <wps:wsp>
                              <wps:cNvPr id="31259" name="Rectangle 31259"/>
                              <wps:cNvSpPr/>
                              <wps:spPr>
                                <a:xfrm>
                                  <a:off x="3015038" y="1966493"/>
                                  <a:ext cx="46754" cy="129047"/>
                                </a:xfrm>
                                <a:prstGeom prst="rect">
                                  <a:avLst/>
                                </a:prstGeom>
                                <a:ln>
                                  <a:noFill/>
                                </a:ln>
                              </wps:spPr>
                              <wps:txbx>
                                <w:txbxContent>
                                  <w:p w14:paraId="1EBA6E25"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s:wsp>
                              <wps:cNvPr id="31260" name="Rectangle 31260"/>
                              <wps:cNvSpPr/>
                              <wps:spPr>
                                <a:xfrm>
                                  <a:off x="2940261" y="1966493"/>
                                  <a:ext cx="99454" cy="129047"/>
                                </a:xfrm>
                                <a:prstGeom prst="rect">
                                  <a:avLst/>
                                </a:prstGeom>
                                <a:ln>
                                  <a:noFill/>
                                </a:ln>
                              </wps:spPr>
                              <wps:txbx>
                                <w:txbxContent>
                                  <w:p w14:paraId="712042DA" w14:textId="77777777" w:rsidR="00843F5A" w:rsidRDefault="00843F5A" w:rsidP="003C4DD3">
                                    <w:pPr>
                                      <w:spacing w:after="160" w:line="259" w:lineRule="auto"/>
                                      <w:jc w:val="left"/>
                                    </w:pPr>
                                    <w:r>
                                      <w:rPr>
                                        <w:rFonts w:ascii="Calibri" w:eastAsia="Calibri" w:hAnsi="Calibri" w:cs="Calibri"/>
                                        <w:spacing w:val="-1"/>
                                        <w:w w:val="109"/>
                                        <w:sz w:val="16"/>
                                      </w:rPr>
                                      <w:t>Si</w:t>
                                    </w:r>
                                  </w:p>
                                </w:txbxContent>
                              </wps:txbx>
                              <wps:bodyPr horzOverflow="overflow" vert="horz" lIns="0" tIns="0" rIns="0" bIns="0" rtlCol="0">
                                <a:noAutofit/>
                              </wps:bodyPr>
                            </wps:wsp>
                            <wps:wsp>
                              <wps:cNvPr id="212" name="Rectangle 212"/>
                              <wps:cNvSpPr/>
                              <wps:spPr>
                                <a:xfrm>
                                  <a:off x="3050192" y="1967306"/>
                                  <a:ext cx="67834" cy="131209"/>
                                </a:xfrm>
                                <a:prstGeom prst="rect">
                                  <a:avLst/>
                                </a:prstGeom>
                                <a:ln>
                                  <a:noFill/>
                                </a:ln>
                              </wps:spPr>
                              <wps:txbx>
                                <w:txbxContent>
                                  <w:p w14:paraId="7DB194FC" w14:textId="77777777" w:rsidR="00843F5A" w:rsidRDefault="00843F5A" w:rsidP="003C4DD3">
                                    <w:pPr>
                                      <w:spacing w:after="160" w:line="259" w:lineRule="auto"/>
                                      <w:jc w:val="left"/>
                                    </w:pPr>
                                    <w:r>
                                      <w:rPr>
                                        <w:rFonts w:ascii="Calibri" w:eastAsia="Calibri" w:hAnsi="Calibri" w:cs="Calibri"/>
                                        <w:w w:val="96"/>
                                        <w:sz w:val="16"/>
                                      </w:rPr>
                                      <w:t>n</w:t>
                                    </w:r>
                                  </w:p>
                                </w:txbxContent>
                              </wps:txbx>
                              <wps:bodyPr horzOverflow="overflow" vert="horz" lIns="0" tIns="0" rIns="0" bIns="0" rtlCol="0">
                                <a:noAutofit/>
                              </wps:bodyPr>
                            </wps:wsp>
                            <wps:wsp>
                              <wps:cNvPr id="213" name="Rectangle 213"/>
                              <wps:cNvSpPr/>
                              <wps:spPr>
                                <a:xfrm>
                                  <a:off x="3102181" y="1939582"/>
                                  <a:ext cx="59490" cy="98407"/>
                                </a:xfrm>
                                <a:prstGeom prst="rect">
                                  <a:avLst/>
                                </a:prstGeom>
                                <a:ln>
                                  <a:noFill/>
                                </a:ln>
                              </wps:spPr>
                              <wps:txbx>
                                <w:txbxContent>
                                  <w:p w14:paraId="20AD880D" w14:textId="77777777" w:rsidR="00843F5A" w:rsidRDefault="00843F5A" w:rsidP="003C4DD3">
                                    <w:pPr>
                                      <w:spacing w:after="160" w:line="259" w:lineRule="auto"/>
                                      <w:jc w:val="left"/>
                                    </w:pPr>
                                    <w:r>
                                      <w:rPr>
                                        <w:rFonts w:ascii="Calibri" w:eastAsia="Calibri" w:hAnsi="Calibri" w:cs="Calibri"/>
                                        <w:w w:val="66"/>
                                        <w:sz w:val="16"/>
                                        <w:vertAlign w:val="superscript"/>
                                      </w:rPr>
                                      <w:t>+</w:t>
                                    </w:r>
                                  </w:p>
                                </w:txbxContent>
                              </wps:txbx>
                              <wps:bodyPr horzOverflow="overflow" vert="horz" lIns="0" tIns="0" rIns="0" bIns="0" rtlCol="0">
                                <a:noAutofit/>
                              </wps:bodyPr>
                            </wps:wsp>
                            <wps:wsp>
                              <wps:cNvPr id="214" name="Rectangle 214"/>
                              <wps:cNvSpPr/>
                              <wps:spPr>
                                <a:xfrm>
                                  <a:off x="3155089" y="1966455"/>
                                  <a:ext cx="46754" cy="129047"/>
                                </a:xfrm>
                                <a:prstGeom prst="rect">
                                  <a:avLst/>
                                </a:prstGeom>
                                <a:ln>
                                  <a:noFill/>
                                </a:ln>
                              </wps:spPr>
                              <wps:txbx>
                                <w:txbxContent>
                                  <w:p w14:paraId="3C4921FB" w14:textId="77777777" w:rsidR="00843F5A" w:rsidRDefault="00843F5A" w:rsidP="003C4DD3">
                                    <w:pPr>
                                      <w:spacing w:after="160" w:line="259" w:lineRule="auto"/>
                                      <w:jc w:val="left"/>
                                    </w:pPr>
                                    <w:r>
                                      <w:rPr>
                                        <w:rFonts w:ascii="Calibri" w:eastAsia="Calibri" w:hAnsi="Calibri" w:cs="Calibri"/>
                                        <w:w w:val="115"/>
                                        <w:sz w:val="16"/>
                                      </w:rPr>
                                      <w:t>)</w:t>
                                    </w:r>
                                  </w:p>
                                </w:txbxContent>
                              </wps:txbx>
                              <wps:bodyPr horzOverflow="overflow" vert="horz" lIns="0" tIns="0" rIns="0" bIns="0" rtlCol="0">
                                <a:noAutofit/>
                              </wps:bodyPr>
                            </wps:wsp>
                          </wpg:wgp>
                        </a:graphicData>
                      </a:graphic>
                    </wp:inline>
                  </w:drawing>
                </mc:Choice>
                <mc:Fallback>
                  <w:pict>
                    <v:group w14:anchorId="405340ED" id="Group 35458" o:spid="_x0000_s1026" style="width:298.75pt;height:196.65pt;mso-position-horizontal-relative:char;mso-position-vertical-relative:line" coordsize="37942,24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528" o:spid="_x0000_s1027" type="#_x0000_t75" style="position:absolute;left:-28;top:3568;width:21640;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">
                        <v:imagedata r:id="rId11" o:title=""/>
                      </v:shape>
                      <v:rect id="Rectangle 169" o:spid="_x0000_s1028" style="position:absolute;left:29180;top:24007;width:274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7D80792E" w14:textId="77777777" w:rsidR="00843F5A" w:rsidRDefault="00843F5A" w:rsidP="003C4DD3">
                              <w:pPr>
                                <w:spacing w:after="160" w:line="259" w:lineRule="auto"/>
                                <w:jc w:val="left"/>
                              </w:pPr>
                              <w:r>
                                <w:rPr>
                                  <w:rFonts w:ascii="Calibri" w:eastAsia="Calibri" w:hAnsi="Calibri" w:cs="Calibri"/>
                                  <w:w w:val="120"/>
                                  <w:sz w:val="16"/>
                                </w:rPr>
                                <w:t>TCO</w:t>
                              </w:r>
                            </w:p>
                          </w:txbxContent>
                        </v:textbox>
                      </v:rect>
                      <v:rect id="Rectangle 170" o:spid="_x0000_s1029" style="position:absolute;left:29180;top:4988;width:274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44B5D185" w14:textId="77777777" w:rsidR="00843F5A" w:rsidRDefault="00843F5A" w:rsidP="003C4DD3">
                              <w:pPr>
                                <w:spacing w:after="160" w:line="259" w:lineRule="auto"/>
                                <w:jc w:val="left"/>
                              </w:pPr>
                              <w:r>
                                <w:rPr>
                                  <w:rFonts w:ascii="Calibri" w:eastAsia="Calibri" w:hAnsi="Calibri" w:cs="Calibri"/>
                                  <w:w w:val="120"/>
                                  <w:sz w:val="16"/>
                                </w:rPr>
                                <w:t>TCO</w:t>
                              </w:r>
                            </w:p>
                          </w:txbxContent>
                        </v:textbox>
                      </v:rect>
                      <v:shape id="Shape 39136" o:spid="_x0000_s1030" style="position:absolute;left:23033;top:6184;width:14884;height:2217;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" path="m,l1488440,r,221615l,221615,,e" fillcolor="#b2b1b0" stroked="f" strokeweight="0">
                        <v:stroke miterlimit="83231f" joinstyle="miter"/>
                        <v:path arrowok="t" textboxrect="0,0,1488440,221615"/>
                      </v:shape>
                      <v:shape id="Shape 174" o:spid="_x0000_s1031" style="position:absolute;left:23033;top:6184;width:14884;height:2217;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" path="m,221615r1488440,l1488440,,,,,221615xe" filled="f" strokecolor="#2b2927" strokeweight=".5pt">
                        <v:stroke miterlimit="66585f" joinstyle="miter"/>
                        <v:path arrowok="t" textboxrect="0,0,1488440,221615"/>
                      </v:shape>
                      <v:shape id="Shape 39137" o:spid="_x0000_s1032" style="position:absolute;left:23033;top:21310;width:14884;height:2216;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" path="m,l1488440,r,221615l,221615,,e" fillcolor="#b2b1b0" stroked="f" strokeweight="0">
                        <v:stroke miterlimit="66585f" joinstyle="miter"/>
                        <v:path arrowok="t" textboxrect="0,0,1488440,221615"/>
                      </v:shape>
                      <v:shape id="Shape 176" o:spid="_x0000_s1033" style="position:absolute;left:23033;top:21310;width:14884;height:2216;visibility:visible;mso-wrap-style:square;v-text-anchor:top" coordsize="148844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" path="m,221615r1488440,l1488440,,,,,221615xe" filled="f" strokecolor="#2b2927" strokeweight=".5pt">
                        <v:stroke miterlimit="66585f" joinstyle="miter"/>
                        <v:path arrowok="t" textboxrect="0,0,1488440,221615"/>
                      </v:shape>
                      <v:shape id="Shape 178" o:spid="_x0000_s1034" style="position:absolute;left:23039;top:10401;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" path="m,229870r1487170,l1487170,,,,,229870xe" filled="f" strokecolor="#2b2927" strokeweight=".5pt">
                        <v:stroke miterlimit="66585f" joinstyle="miter"/>
                        <v:path arrowok="t" textboxrect="0,0,1487170,229870"/>
                      </v:shape>
                      <v:shape id="Shape 179" o:spid="_x0000_s1035" style="position:absolute;left:23045;top:12795;width:14859;height:3943;visibility:visible;mso-wrap-style:square;v-text-anchor:top" coordsize="14859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" path="m,394335r1485900,l1485900,,,,,394335xe" filled="f" strokecolor="#2b2927" strokeweight=".5pt">
                        <v:stroke miterlimit="66585f" joinstyle="miter"/>
                        <v:path arrowok="t" textboxrect="0,0,1485900,394335"/>
                      </v:shape>
                      <v:shape id="Shape 39138" o:spid="_x0000_s1036" style="position:absolute;left:23014;top:8426;width:14928;height:2057;visibility:visible;mso-wrap-style:square;v-text-anchor:top" coordsize="149288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" path="m,l1492885,r,205740l,205740,,e" fillcolor="#fffffe" stroked="f" strokeweight="0">
                        <v:stroke miterlimit="66585f" joinstyle="miter"/>
                        <v:path arrowok="t" textboxrect="0,0,1492885,205740"/>
                      </v:shape>
                      <v:shape id="Shape 181" o:spid="_x0000_s1037" style="position:absolute;left:23014;top:8426;width:14928;height:2057;visibility:visible;mso-wrap-style:square;v-text-anchor:top" coordsize="149288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" path="m,205740r1492885,l1492885,,,,,205740xe" filled="f" strokecolor="#2b2927" strokeweight=".5pt">
                        <v:stroke miterlimit="66585f" joinstyle="miter"/>
                        <v:path arrowok="t" textboxrect="0,0,1492885,205740"/>
                      </v:shape>
                      <v:shape id="Shape 39139" o:spid="_x0000_s1038" style="position:absolute;left:23039;top:19056;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" path="m,l1487170,r,229870l,229870,,e" fillcolor="#fffffe" stroked="f" strokeweight="0">
                        <v:stroke miterlimit="66585f" joinstyle="miter"/>
                        <v:path arrowok="t" textboxrect="0,0,1487170,229870"/>
                      </v:shape>
                      <v:shape id="Shape 183" o:spid="_x0000_s1039" style="position:absolute;left:23039;top:19056;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" path="m,229870r1487170,l1487170,,,,,229870xe" filled="f" strokecolor="#2b2927" strokeweight=".5pt">
                        <v:stroke miterlimit="66585f" joinstyle="miter"/>
                        <v:path arrowok="t" textboxrect="0,0,1487170,229870"/>
                      </v:shape>
                      <v:shape id="Shape 39140" o:spid="_x0000_s1040" style="position:absolute;left:23039;top:16852;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" path="m,l1487170,r,229870l,229870,,e" fillcolor="#fffffe" stroked="f" strokeweight="0">
                        <v:stroke miterlimit="66585f" joinstyle="miter"/>
                        <v:path arrowok="t" textboxrect="0,0,1487170,229870"/>
                      </v:shape>
                      <v:shape id="Shape 185" o:spid="_x0000_s1041" style="position:absolute;left:23039;top:16852;width:14872;height:2299;visibility:visible;mso-wrap-style:square;v-text-anchor:top" coordsize="14871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" path="m,229870r1487170,l1487170,,,,,229870xe" filled="f" strokecolor="#2b2927" strokeweight=".5pt">
                        <v:stroke miterlimit="66585f" joinstyle="miter"/>
                        <v:path arrowok="t" textboxrect="0,0,1487170,229870"/>
                      </v:shape>
                      <v:shape id="Shape 186" o:spid="_x0000_s1042" style="position:absolute;left:25147;top:201;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" path="m,l,372224e" filled="f" strokecolor="#2b2927" strokeweight=".5pt">
                        <v:stroke miterlimit="83231f" joinstyle="miter"/>
                        <v:path arrowok="t" textboxrect="0,0,0,372224"/>
                      </v:shape>
                      <v:shape id="Shape 187" o:spid="_x0000_s1043" style="position:absolute;left:24826;top:3600;width:642;height:415;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" path="m64224,r,8052c50826,15989,40297,28334,32118,41453,24054,28194,13145,16370,,8052l,127c12738,8446,23787,18453,32118,30798,40564,18453,51753,8052,64224,xe" fillcolor="#2c2a28" stroked="f" strokeweight="0">
                        <v:stroke miterlimit="66585f" joinstyle="miter"/>
                        <v:path arrowok="t" textboxrect="0,0,64224,41453"/>
                      </v:shape>
                      <v:shape id="Shape 188" o:spid="_x0000_s1044" style="position:absolute;left:35104;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" path="m,l,372224e" filled="f" strokecolor="#2b2927" strokeweight=".5pt">
                        <v:stroke miterlimit="83231f" joinstyle="miter"/>
                        <v:path arrowok="t" textboxrect="0,0,0,372224"/>
                      </v:shape>
                      <v:shape id="Shape 189" o:spid="_x0000_s1045" style="position:absolute;left:34783;top:3399;width:642;height:415;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" path="m64224,r,8052c50826,15989,40297,28334,32118,41453,24054,28194,13145,16370,,8052l,127c12738,8446,23787,18453,32118,30798,40564,18453,51753,8052,64224,xe" fillcolor="#2c2a28" stroked="f" strokeweight="0">
                        <v:stroke miterlimit="66585f" joinstyle="miter"/>
                        <v:path arrowok="t" textboxrect="0,0,64224,41453"/>
                      </v:shape>
                      <v:shape id="Shape 190" o:spid="_x0000_s1046" style="position:absolute;left:31567;top:59;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" path="m,l,372224e" filled="f" strokecolor="#2b2927" strokeweight=".5pt">
                        <v:stroke miterlimit="83231f" joinstyle="miter"/>
                        <v:path arrowok="t" textboxrect="0,0,0,372224"/>
                      </v:shape>
                      <v:shape id="Shape 191" o:spid="_x0000_s1047" style="position:absolute;left:31246;top:3459;width:642;height:414;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" path="m64224,r,8052c50826,15989,40297,28334,32118,41453,24054,28194,13145,16370,,8052l,127c12738,8446,23787,18453,32118,30798,40564,18453,51753,8052,64224,xe" fillcolor="#2c2a28" stroked="f" strokeweight="0">
                        <v:stroke miterlimit="66585f" joinstyle="miter"/>
                        <v:path arrowok="t" textboxrect="0,0,64224,41453"/>
                      </v:shape>
                      <v:shape id="Shape 192" o:spid="_x0000_s1048" style="position:absolute;left:28157;top:126;width:0;height:3722;visibility:visible;mso-wrap-style:square;v-text-anchor:top" coordsize="0,37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" path="m,l,372224e" filled="f" strokecolor="#2b2927" strokeweight=".5pt">
                        <v:stroke miterlimit="83231f" joinstyle="miter"/>
                        <v:path arrowok="t" textboxrect="0,0,0,372224"/>
                      </v:shape>
                      <v:shape id="Shape 193" o:spid="_x0000_s1049" style="position:absolute;left:27836;top:3526;width:642;height:414;visibility:visible;mso-wrap-style:square;v-text-anchor:top" coordsize="64224,4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" path="m64224,r,8052c50826,15977,40297,28334,32118,41453,24054,28194,13145,16370,,8052l,127c12738,8446,23787,18453,32118,30798,40564,18453,51753,8052,64224,xe" fillcolor="#2c2a28" stroked="f" strokeweight="0">
                        <v:stroke miterlimit="66585f" joinstyle="miter"/>
                        <v:path arrowok="t" textboxrect="0,0,64224,41453"/>
                      </v:shape>
                      <v:rect id="Rectangle 194" o:spid="_x0000_s1050" style="position:absolute;left:28900;top:17471;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E33C63E" w14:textId="77777777" w:rsidR="00843F5A" w:rsidRDefault="00843F5A" w:rsidP="003C4DD3">
                              <w:pPr>
                                <w:spacing w:after="160" w:line="259" w:lineRule="auto"/>
                                <w:jc w:val="left"/>
                              </w:pPr>
                              <w:r>
                                <w:rPr>
                                  <w:rFonts w:ascii="Calibri" w:eastAsia="Calibri" w:hAnsi="Calibri" w:cs="Calibri"/>
                                  <w:w w:val="107"/>
                                  <w:sz w:val="16"/>
                                </w:rPr>
                                <w:t>a</w:t>
                              </w:r>
                            </w:p>
                          </w:txbxContent>
                        </v:textbox>
                      </v:rect>
                      <v:rect id="Rectangle 31255" o:spid="_x0000_s1051" style="position:absolute;left:29422;top:17463;width:48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" filled="f" stroked="f">
                        <v:textbox inset="0,0,0,0">
                          <w:txbxContent>
                            <w:p w14:paraId="7348F3B7" w14:textId="77777777" w:rsidR="00843F5A" w:rsidRDefault="00843F5A" w:rsidP="003C4DD3">
                              <w:pPr>
                                <w:spacing w:after="160" w:line="259" w:lineRule="auto"/>
                                <w:jc w:val="left"/>
                              </w:pPr>
                              <w:r>
                                <w:rPr>
                                  <w:rFonts w:ascii="Calibri" w:eastAsia="Calibri" w:hAnsi="Calibri" w:cs="Calibri"/>
                                  <w:w w:val="116"/>
                                  <w:sz w:val="16"/>
                                </w:rPr>
                                <w:t>-</w:t>
                              </w:r>
                            </w:p>
                          </w:txbxContent>
                        </v:textbox>
                      </v:rect>
                      <v:rect id="Rectangle 31256" o:spid="_x0000_s1052" style="position:absolute;left:30532;top:17463;width:4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" filled="f" stroked="f">
                        <v:textbox inset="0,0,0,0">
                          <w:txbxContent>
                            <w:p w14:paraId="50BAA05A" w14:textId="77777777" w:rsidR="00843F5A" w:rsidRDefault="00843F5A" w:rsidP="003C4DD3">
                              <w:pPr>
                                <w:spacing w:after="160" w:line="259" w:lineRule="auto"/>
                                <w:jc w:val="left"/>
                              </w:pPr>
                              <w:r>
                                <w:rPr>
                                  <w:rFonts w:ascii="Calibri" w:eastAsia="Calibri" w:hAnsi="Calibri" w:cs="Calibri"/>
                                  <w:w w:val="115"/>
                                  <w:sz w:val="16"/>
                                </w:rPr>
                                <w:t>(</w:t>
                              </w:r>
                            </w:p>
                          </w:txbxContent>
                        </v:textbox>
                      </v:rect>
                      <v:rect id="Rectangle 31257" o:spid="_x0000_s1053" style="position:absolute;left:29784;top:17463;width:99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" filled="f" stroked="f">
                        <v:textbox inset="0,0,0,0">
                          <w:txbxContent>
                            <w:p w14:paraId="22A673B0" w14:textId="77777777" w:rsidR="00843F5A" w:rsidRDefault="00843F5A" w:rsidP="003C4DD3">
                              <w:pPr>
                                <w:spacing w:after="160" w:line="259" w:lineRule="auto"/>
                                <w:jc w:val="left"/>
                              </w:pPr>
                              <w:r>
                                <w:rPr>
                                  <w:rFonts w:ascii="Calibri" w:eastAsia="Calibri" w:hAnsi="Calibri" w:cs="Calibri"/>
                                  <w:spacing w:val="-1"/>
                                  <w:w w:val="109"/>
                                  <w:sz w:val="16"/>
                                </w:rPr>
                                <w:t>Si</w:t>
                              </w:r>
                            </w:p>
                          </w:txbxContent>
                        </v:textbox>
                      </v:rect>
                      <v:rect id="Rectangle 196" o:spid="_x0000_s1054" style="position:absolute;left:30884;top:17471;width:36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66B0FC5B" w14:textId="77777777" w:rsidR="00843F5A" w:rsidRDefault="00843F5A" w:rsidP="003C4DD3">
                              <w:pPr>
                                <w:spacing w:after="160" w:line="259" w:lineRule="auto"/>
                                <w:jc w:val="left"/>
                              </w:pPr>
                              <w:r>
                                <w:rPr>
                                  <w:rFonts w:ascii="Calibri" w:eastAsia="Calibri" w:hAnsi="Calibri" w:cs="Calibri"/>
                                  <w:w w:val="123"/>
                                  <w:sz w:val="16"/>
                                </w:rPr>
                                <w:t>i</w:t>
                              </w:r>
                            </w:p>
                          </w:txbxContent>
                        </v:textbox>
                      </v:rect>
                      <v:rect id="Rectangle 197" o:spid="_x0000_s1055" style="position:absolute;left:31168;top:17463;width:4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2ECE0B99" w14:textId="77777777" w:rsidR="00843F5A" w:rsidRDefault="00843F5A" w:rsidP="003C4DD3">
                              <w:pPr>
                                <w:spacing w:after="160" w:line="259" w:lineRule="auto"/>
                                <w:jc w:val="left"/>
                              </w:pPr>
                              <w:r>
                                <w:rPr>
                                  <w:rFonts w:ascii="Calibri" w:eastAsia="Calibri" w:hAnsi="Calibri" w:cs="Calibri"/>
                                  <w:w w:val="115"/>
                                  <w:sz w:val="16"/>
                                </w:rPr>
                                <w:t>)</w:t>
                              </w:r>
                            </w:p>
                          </w:txbxContent>
                        </v:textbox>
                      </v:rect>
                      <v:rect id="Rectangle 198" o:spid="_x0000_s1056" style="position:absolute;left:28475;top:8962;width:683;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319FAC92" w14:textId="77777777" w:rsidR="00843F5A" w:rsidRDefault="00843F5A" w:rsidP="003C4DD3">
                              <w:pPr>
                                <w:spacing w:after="160" w:line="259" w:lineRule="auto"/>
                                <w:jc w:val="left"/>
                              </w:pPr>
                              <w:r>
                                <w:rPr>
                                  <w:rFonts w:ascii="Calibri" w:eastAsia="Calibri" w:hAnsi="Calibri" w:cs="Calibri"/>
                                  <w:w w:val="107"/>
                                  <w:sz w:val="16"/>
                                </w:rPr>
                                <w:t>a</w:t>
                              </w:r>
                            </w:p>
                          </w:txbxContent>
                        </v:textbox>
                      </v:rect>
                      <v:rect id="Rectangle 31246" o:spid="_x0000_s1057" style="position:absolute;left:28997;top:8954;width:481;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" filled="f" stroked="f">
                        <v:textbox inset="0,0,0,0">
                          <w:txbxContent>
                            <w:p w14:paraId="55AC3B86" w14:textId="77777777" w:rsidR="00843F5A" w:rsidRDefault="00843F5A" w:rsidP="003C4DD3">
                              <w:pPr>
                                <w:spacing w:after="160" w:line="259" w:lineRule="auto"/>
                                <w:jc w:val="left"/>
                              </w:pPr>
                              <w:r>
                                <w:rPr>
                                  <w:rFonts w:ascii="Calibri" w:eastAsia="Calibri" w:hAnsi="Calibri" w:cs="Calibri"/>
                                  <w:w w:val="116"/>
                                  <w:sz w:val="16"/>
                                </w:rPr>
                                <w:t>-</w:t>
                              </w:r>
                            </w:p>
                          </w:txbxContent>
                        </v:textbox>
                      </v:rect>
                      <v:rect id="Rectangle 31247" o:spid="_x0000_s1058" style="position:absolute;left:30106;top:8954;width:46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" filled="f" stroked="f">
                        <v:textbox inset="0,0,0,0">
                          <w:txbxContent>
                            <w:p w14:paraId="4B745F64" w14:textId="77777777" w:rsidR="00843F5A" w:rsidRDefault="00843F5A" w:rsidP="003C4DD3">
                              <w:pPr>
                                <w:spacing w:after="160" w:line="259" w:lineRule="auto"/>
                                <w:jc w:val="left"/>
                              </w:pPr>
                              <w:r>
                                <w:rPr>
                                  <w:rFonts w:ascii="Calibri" w:eastAsia="Calibri" w:hAnsi="Calibri" w:cs="Calibri"/>
                                  <w:w w:val="115"/>
                                  <w:sz w:val="16"/>
                                </w:rPr>
                                <w:t>(</w:t>
                              </w:r>
                            </w:p>
                          </w:txbxContent>
                        </v:textbox>
                      </v:rect>
                      <v:rect id="Rectangle 31248" o:spid="_x0000_s1059" style="position:absolute;left:29358;top:8954;width:99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" filled="f" stroked="f">
                        <v:textbox inset="0,0,0,0">
                          <w:txbxContent>
                            <w:p w14:paraId="4A7C65C1" w14:textId="77777777" w:rsidR="00843F5A" w:rsidRDefault="00843F5A" w:rsidP="003C4DD3">
                              <w:pPr>
                                <w:spacing w:after="160" w:line="259" w:lineRule="auto"/>
                                <w:jc w:val="left"/>
                              </w:pPr>
                              <w:r>
                                <w:rPr>
                                  <w:rFonts w:ascii="Calibri" w:eastAsia="Calibri" w:hAnsi="Calibri" w:cs="Calibri"/>
                                  <w:spacing w:val="-1"/>
                                  <w:w w:val="109"/>
                                  <w:sz w:val="16"/>
                                </w:rPr>
                                <w:t>Si</w:t>
                              </w:r>
                            </w:p>
                          </w:txbxContent>
                        </v:textbox>
                      </v:rect>
                      <v:rect id="Rectangle 200" o:spid="_x0000_s1060" style="position:absolute;left:30458;top:8962;width:801;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1588292" w14:textId="77777777" w:rsidR="00843F5A" w:rsidRDefault="00843F5A" w:rsidP="003C4DD3">
                              <w:pPr>
                                <w:spacing w:after="160" w:line="259" w:lineRule="auto"/>
                                <w:jc w:val="left"/>
                              </w:pPr>
                              <w:r>
                                <w:rPr>
                                  <w:rFonts w:ascii="Calibri" w:eastAsia="Calibri" w:hAnsi="Calibri" w:cs="Calibri"/>
                                  <w:w w:val="114"/>
                                  <w:sz w:val="16"/>
                                </w:rPr>
                                <w:t>p</w:t>
                              </w:r>
                            </w:p>
                          </w:txbxContent>
                        </v:textbox>
                      </v:rect>
                      <v:rect id="Rectangle 201" o:spid="_x0000_s1061" style="position:absolute;left:31065;top:8685;width:594;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5B95CC44" w14:textId="77777777" w:rsidR="00843F5A" w:rsidRDefault="00843F5A" w:rsidP="003C4DD3">
                              <w:pPr>
                                <w:spacing w:after="160" w:line="259" w:lineRule="auto"/>
                                <w:jc w:val="left"/>
                              </w:pPr>
                              <w:r>
                                <w:rPr>
                                  <w:rFonts w:ascii="Calibri" w:eastAsia="Calibri" w:hAnsi="Calibri" w:cs="Calibri"/>
                                  <w:w w:val="66"/>
                                  <w:sz w:val="16"/>
                                  <w:vertAlign w:val="superscript"/>
                                </w:rPr>
                                <w:t>+</w:t>
                              </w:r>
                            </w:p>
                          </w:txbxContent>
                        </v:textbox>
                      </v:rect>
                      <v:rect id="Rectangle 202" o:spid="_x0000_s1062" style="position:absolute;left:31594;top:8954;width:46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1CCA3382" w14:textId="77777777" w:rsidR="00843F5A" w:rsidRDefault="00843F5A" w:rsidP="003C4DD3">
                              <w:pPr>
                                <w:spacing w:after="160" w:line="259" w:lineRule="auto"/>
                                <w:jc w:val="left"/>
                              </w:pPr>
                              <w:r>
                                <w:rPr>
                                  <w:rFonts w:ascii="Calibri" w:eastAsia="Calibri" w:hAnsi="Calibri" w:cs="Calibri"/>
                                  <w:w w:val="115"/>
                                  <w:sz w:val="16"/>
                                </w:rPr>
                                <w:t>)</w:t>
                              </w:r>
                            </w:p>
                          </w:txbxContent>
                        </v:textbox>
                      </v:rect>
                      <v:rect id="Rectangle 203" o:spid="_x0000_s1063" style="position:absolute;left:28900;top:11418;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1426BDCC" w14:textId="77777777" w:rsidR="00843F5A" w:rsidRDefault="00843F5A" w:rsidP="003C4DD3">
                              <w:pPr>
                                <w:spacing w:after="160" w:line="259" w:lineRule="auto"/>
                                <w:jc w:val="left"/>
                              </w:pPr>
                              <w:r>
                                <w:rPr>
                                  <w:rFonts w:ascii="Calibri" w:eastAsia="Calibri" w:hAnsi="Calibri" w:cs="Calibri"/>
                                  <w:w w:val="107"/>
                                  <w:sz w:val="16"/>
                                </w:rPr>
                                <w:t>a</w:t>
                              </w:r>
                            </w:p>
                          </w:txbxContent>
                        </v:textbox>
                      </v:rect>
                      <v:rect id="Rectangle 31250" o:spid="_x0000_s1064" style="position:absolute;left:30532;top:11409;width:46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" filled="f" stroked="f">
                        <v:textbox inset="0,0,0,0">
                          <w:txbxContent>
                            <w:p w14:paraId="2D4BFE19" w14:textId="77777777" w:rsidR="00843F5A" w:rsidRDefault="00843F5A" w:rsidP="003C4DD3">
                              <w:pPr>
                                <w:spacing w:after="160" w:line="259" w:lineRule="auto"/>
                                <w:jc w:val="left"/>
                              </w:pPr>
                              <w:r>
                                <w:rPr>
                                  <w:rFonts w:ascii="Calibri" w:eastAsia="Calibri" w:hAnsi="Calibri" w:cs="Calibri"/>
                                  <w:w w:val="115"/>
                                  <w:sz w:val="16"/>
                                </w:rPr>
                                <w:t>(</w:t>
                              </w:r>
                            </w:p>
                          </w:txbxContent>
                        </v:textbox>
                      </v:rect>
                      <v:rect id="Rectangle 31251" o:spid="_x0000_s1065" style="position:absolute;left:29784;top:11409;width:99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" filled="f" stroked="f">
                        <v:textbox inset="0,0,0,0">
                          <w:txbxContent>
                            <w:p w14:paraId="575FC764" w14:textId="77777777" w:rsidR="00843F5A" w:rsidRDefault="00843F5A" w:rsidP="003C4DD3">
                              <w:pPr>
                                <w:spacing w:after="160" w:line="259" w:lineRule="auto"/>
                                <w:jc w:val="left"/>
                              </w:pPr>
                              <w:r>
                                <w:rPr>
                                  <w:rFonts w:ascii="Calibri" w:eastAsia="Calibri" w:hAnsi="Calibri" w:cs="Calibri"/>
                                  <w:spacing w:val="-1"/>
                                  <w:w w:val="109"/>
                                  <w:sz w:val="16"/>
                                </w:rPr>
                                <w:t>Si</w:t>
                              </w:r>
                            </w:p>
                          </w:txbxContent>
                        </v:textbox>
                      </v:rect>
                      <v:rect id="Rectangle 31249" o:spid="_x0000_s1066" style="position:absolute;left:29422;top:11409;width:48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" filled="f" stroked="f">
                        <v:textbox inset="0,0,0,0">
                          <w:txbxContent>
                            <w:p w14:paraId="10713E05" w14:textId="77777777" w:rsidR="00843F5A" w:rsidRDefault="00843F5A" w:rsidP="003C4DD3">
                              <w:pPr>
                                <w:spacing w:after="160" w:line="259" w:lineRule="auto"/>
                                <w:jc w:val="left"/>
                              </w:pPr>
                              <w:r>
                                <w:rPr>
                                  <w:rFonts w:ascii="Calibri" w:eastAsia="Calibri" w:hAnsi="Calibri" w:cs="Calibri"/>
                                  <w:w w:val="116"/>
                                  <w:sz w:val="16"/>
                                </w:rPr>
                                <w:t>-</w:t>
                              </w:r>
                            </w:p>
                          </w:txbxContent>
                        </v:textbox>
                      </v:rect>
                      <v:rect id="Rectangle 205" o:spid="_x0000_s1067" style="position:absolute;left:30883;top:11418;width:369;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364EE80" w14:textId="77777777" w:rsidR="00843F5A" w:rsidRDefault="00843F5A" w:rsidP="003C4DD3">
                              <w:pPr>
                                <w:spacing w:after="160" w:line="259" w:lineRule="auto"/>
                                <w:jc w:val="left"/>
                              </w:pPr>
                              <w:r>
                                <w:rPr>
                                  <w:rFonts w:ascii="Calibri" w:eastAsia="Calibri" w:hAnsi="Calibri" w:cs="Calibri"/>
                                  <w:w w:val="123"/>
                                  <w:sz w:val="16"/>
                                </w:rPr>
                                <w:t>i</w:t>
                              </w:r>
                            </w:p>
                          </w:txbxContent>
                        </v:textbox>
                      </v:rect>
                      <v:rect id="Rectangle 206" o:spid="_x0000_s1068" style="position:absolute;left:31168;top:11409;width:46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321E968B" w14:textId="77777777" w:rsidR="00843F5A" w:rsidRDefault="00843F5A" w:rsidP="003C4DD3">
                              <w:pPr>
                                <w:spacing w:after="160" w:line="259" w:lineRule="auto"/>
                                <w:jc w:val="left"/>
                              </w:pPr>
                              <w:r>
                                <w:rPr>
                                  <w:rFonts w:ascii="Calibri" w:eastAsia="Calibri" w:hAnsi="Calibri" w:cs="Calibri"/>
                                  <w:w w:val="115"/>
                                  <w:sz w:val="16"/>
                                </w:rPr>
                                <w:t>)</w:t>
                              </w:r>
                            </w:p>
                          </w:txbxContent>
                        </v:textbox>
                      </v:rect>
                      <v:rect id="Rectangle 207" o:spid="_x0000_s1069" style="position:absolute;left:28782;top:14085;width:1030;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5A821781" w14:textId="77777777" w:rsidR="00843F5A" w:rsidRDefault="00843F5A" w:rsidP="003C4DD3">
                              <w:pPr>
                                <w:spacing w:after="160" w:line="259" w:lineRule="auto"/>
                                <w:jc w:val="left"/>
                              </w:pPr>
                              <w:r>
                                <w:rPr>
                                  <w:rFonts w:ascii="Calibri" w:eastAsia="Calibri" w:hAnsi="Calibri" w:cs="Calibri"/>
                                  <w:w w:val="104"/>
                                  <w:sz w:val="16"/>
                                </w:rPr>
                                <w:t>c-</w:t>
                              </w:r>
                            </w:p>
                          </w:txbxContent>
                        </v:textbox>
                      </v:rect>
                      <v:rect id="Rectangle 208" o:spid="_x0000_s1070" style="position:absolute;left:29557;top:14076;width:99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4BCC94DE" w14:textId="77777777" w:rsidR="00843F5A" w:rsidRDefault="00843F5A" w:rsidP="003C4DD3">
                              <w:pPr>
                                <w:spacing w:after="160" w:line="259" w:lineRule="auto"/>
                                <w:jc w:val="left"/>
                              </w:pPr>
                              <w:r>
                                <w:rPr>
                                  <w:rFonts w:ascii="Calibri" w:eastAsia="Calibri" w:hAnsi="Calibri" w:cs="Calibri"/>
                                  <w:spacing w:val="-1"/>
                                  <w:w w:val="109"/>
                                  <w:sz w:val="16"/>
                                </w:rPr>
                                <w:t>Si</w:t>
                              </w:r>
                            </w:p>
                          </w:txbxContent>
                        </v:textbox>
                      </v:rect>
                      <v:rect id="Rectangle 31252" o:spid="_x0000_s1071" style="position:absolute;left:30304;top:14085;width:46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" filled="f" stroked="f">
                        <v:textbox inset="0,0,0,0">
                          <w:txbxContent>
                            <w:p w14:paraId="0277DCCC" w14:textId="77777777" w:rsidR="00843F5A" w:rsidRDefault="00843F5A" w:rsidP="003C4DD3">
                              <w:pPr>
                                <w:spacing w:after="160" w:line="259" w:lineRule="auto"/>
                                <w:jc w:val="left"/>
                              </w:pPr>
                              <w:r>
                                <w:rPr>
                                  <w:rFonts w:ascii="Calibri" w:eastAsia="Calibri" w:hAnsi="Calibri" w:cs="Calibri"/>
                                  <w:w w:val="115"/>
                                  <w:sz w:val="16"/>
                                </w:rPr>
                                <w:t>(</w:t>
                              </w:r>
                            </w:p>
                          </w:txbxContent>
                        </v:textbox>
                      </v:rect>
                      <v:rect id="Rectangle 31253" o:spid="_x0000_s1072" style="position:absolute;left:31166;top:14085;width:467;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" filled="f" stroked="f">
                        <v:textbox inset="0,0,0,0">
                          <w:txbxContent>
                            <w:p w14:paraId="4B5E30E9" w14:textId="77777777" w:rsidR="00843F5A" w:rsidRDefault="00843F5A" w:rsidP="003C4DD3">
                              <w:pPr>
                                <w:spacing w:after="160" w:line="259" w:lineRule="auto"/>
                                <w:jc w:val="left"/>
                              </w:pPr>
                              <w:r>
                                <w:rPr>
                                  <w:rFonts w:ascii="Calibri" w:eastAsia="Calibri" w:hAnsi="Calibri" w:cs="Calibri"/>
                                  <w:w w:val="115"/>
                                  <w:sz w:val="16"/>
                                </w:rPr>
                                <w:t>)</w:t>
                              </w:r>
                            </w:p>
                          </w:txbxContent>
                        </v:textbox>
                      </v:rect>
                      <v:rect id="Rectangle 31254" o:spid="_x0000_s1073" style="position:absolute;left:30656;top:14085;width:678;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" filled="f" stroked="f">
                        <v:textbox inset="0,0,0,0">
                          <w:txbxContent>
                            <w:p w14:paraId="77873A54" w14:textId="77777777" w:rsidR="00843F5A" w:rsidRDefault="00843F5A" w:rsidP="003C4DD3">
                              <w:pPr>
                                <w:spacing w:after="160" w:line="259" w:lineRule="auto"/>
                                <w:jc w:val="left"/>
                              </w:pPr>
                              <w:r>
                                <w:rPr>
                                  <w:rFonts w:ascii="Calibri" w:eastAsia="Calibri" w:hAnsi="Calibri" w:cs="Calibri"/>
                                  <w:w w:val="96"/>
                                  <w:sz w:val="16"/>
                                </w:rPr>
                                <w:t>n</w:t>
                              </w:r>
                            </w:p>
                          </w:txbxContent>
                        </v:textbox>
                      </v:rect>
                      <v:rect id="Rectangle 210" o:spid="_x0000_s1074" style="position:absolute;left:28518;top:19673;width:684;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9D597A3" w14:textId="77777777" w:rsidR="00843F5A" w:rsidRDefault="00843F5A" w:rsidP="003C4DD3">
                              <w:pPr>
                                <w:spacing w:after="160" w:line="259" w:lineRule="auto"/>
                                <w:jc w:val="left"/>
                              </w:pPr>
                              <w:r>
                                <w:rPr>
                                  <w:rFonts w:ascii="Calibri" w:eastAsia="Calibri" w:hAnsi="Calibri" w:cs="Calibri"/>
                                  <w:w w:val="107"/>
                                  <w:sz w:val="16"/>
                                </w:rPr>
                                <w:t>a</w:t>
                              </w:r>
                            </w:p>
                          </w:txbxContent>
                        </v:textbox>
                      </v:rect>
                      <v:rect id="Rectangle 31258" o:spid="_x0000_s1075" style="position:absolute;left:29040;top:19664;width:48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" filled="f" stroked="f">
                        <v:textbox inset="0,0,0,0">
                          <w:txbxContent>
                            <w:p w14:paraId="32270A14" w14:textId="77777777" w:rsidR="00843F5A" w:rsidRDefault="00843F5A" w:rsidP="003C4DD3">
                              <w:pPr>
                                <w:spacing w:after="160" w:line="259" w:lineRule="auto"/>
                                <w:jc w:val="left"/>
                              </w:pPr>
                              <w:r>
                                <w:rPr>
                                  <w:rFonts w:ascii="Calibri" w:eastAsia="Calibri" w:hAnsi="Calibri" w:cs="Calibri"/>
                                  <w:w w:val="116"/>
                                  <w:sz w:val="16"/>
                                </w:rPr>
                                <w:t>-</w:t>
                              </w:r>
                            </w:p>
                          </w:txbxContent>
                        </v:textbox>
                      </v:rect>
                      <v:rect id="Rectangle 31259" o:spid="_x0000_s1076" style="position:absolute;left:30150;top:19664;width:467;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" filled="f" stroked="f">
                        <v:textbox inset="0,0,0,0">
                          <w:txbxContent>
                            <w:p w14:paraId="1EBA6E25" w14:textId="77777777" w:rsidR="00843F5A" w:rsidRDefault="00843F5A" w:rsidP="003C4DD3">
                              <w:pPr>
                                <w:spacing w:after="160" w:line="259" w:lineRule="auto"/>
                                <w:jc w:val="left"/>
                              </w:pPr>
                              <w:r>
                                <w:rPr>
                                  <w:rFonts w:ascii="Calibri" w:eastAsia="Calibri" w:hAnsi="Calibri" w:cs="Calibri"/>
                                  <w:w w:val="115"/>
                                  <w:sz w:val="16"/>
                                </w:rPr>
                                <w:t>(</w:t>
                              </w:r>
                            </w:p>
                          </w:txbxContent>
                        </v:textbox>
                      </v:rect>
                      <v:rect id="Rectangle 31260" o:spid="_x0000_s1077" style="position:absolute;left:29402;top:19664;width:995;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" filled="f" stroked="f">
                        <v:textbox inset="0,0,0,0">
                          <w:txbxContent>
                            <w:p w14:paraId="712042DA" w14:textId="77777777" w:rsidR="00843F5A" w:rsidRDefault="00843F5A" w:rsidP="003C4DD3">
                              <w:pPr>
                                <w:spacing w:after="160" w:line="259" w:lineRule="auto"/>
                                <w:jc w:val="left"/>
                              </w:pPr>
                              <w:r>
                                <w:rPr>
                                  <w:rFonts w:ascii="Calibri" w:eastAsia="Calibri" w:hAnsi="Calibri" w:cs="Calibri"/>
                                  <w:spacing w:val="-1"/>
                                  <w:w w:val="109"/>
                                  <w:sz w:val="16"/>
                                </w:rPr>
                                <w:t>Si</w:t>
                              </w:r>
                            </w:p>
                          </w:txbxContent>
                        </v:textbox>
                      </v:rect>
                      <v:rect id="Rectangle 212" o:spid="_x0000_s1078" style="position:absolute;left:30501;top:19673;width:679;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7DB194FC" w14:textId="77777777" w:rsidR="00843F5A" w:rsidRDefault="00843F5A" w:rsidP="003C4DD3">
                              <w:pPr>
                                <w:spacing w:after="160" w:line="259" w:lineRule="auto"/>
                                <w:jc w:val="left"/>
                              </w:pPr>
                              <w:r>
                                <w:rPr>
                                  <w:rFonts w:ascii="Calibri" w:eastAsia="Calibri" w:hAnsi="Calibri" w:cs="Calibri"/>
                                  <w:w w:val="96"/>
                                  <w:sz w:val="16"/>
                                </w:rPr>
                                <w:t>n</w:t>
                              </w:r>
                            </w:p>
                          </w:txbxContent>
                        </v:textbox>
                      </v:rect>
                      <v:rect id="Rectangle 213" o:spid="_x0000_s1079" style="position:absolute;left:31021;top:19395;width:59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20AD880D" w14:textId="77777777" w:rsidR="00843F5A" w:rsidRDefault="00843F5A" w:rsidP="003C4DD3">
                              <w:pPr>
                                <w:spacing w:after="160" w:line="259" w:lineRule="auto"/>
                                <w:jc w:val="left"/>
                              </w:pPr>
                              <w:r>
                                <w:rPr>
                                  <w:rFonts w:ascii="Calibri" w:eastAsia="Calibri" w:hAnsi="Calibri" w:cs="Calibri"/>
                                  <w:w w:val="66"/>
                                  <w:sz w:val="16"/>
                                  <w:vertAlign w:val="superscript"/>
                                </w:rPr>
                                <w:t>+</w:t>
                              </w:r>
                            </w:p>
                          </w:txbxContent>
                        </v:textbox>
                      </v:rect>
                      <v:rect id="Rectangle 214" o:spid="_x0000_s1080" style="position:absolute;left:31550;top:19664;width:4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3C4921FB" w14:textId="77777777" w:rsidR="00843F5A" w:rsidRDefault="00843F5A" w:rsidP="003C4DD3">
                              <w:pPr>
                                <w:spacing w:after="160" w:line="259" w:lineRule="auto"/>
                                <w:jc w:val="left"/>
                              </w:pPr>
                              <w:r>
                                <w:rPr>
                                  <w:rFonts w:ascii="Calibri" w:eastAsia="Calibri" w:hAnsi="Calibri" w:cs="Calibri"/>
                                  <w:w w:val="115"/>
                                  <w:sz w:val="16"/>
                                </w:rPr>
                                <w:t>)</w:t>
                              </w:r>
                            </w:p>
                          </w:txbxContent>
                        </v:textbox>
                      </v:rect>
                      <w10:anchorlock/>
                    </v:group>
                  </w:pict>
                </mc:Fallback>
              </mc:AlternateContent>
            </w:r>
            <w:commentRangeEnd w:id="374"/>
            <w:r w:rsidR="00775C45" w:rsidRPr="00CE154F">
              <w:rPr>
                <w:rStyle w:val="CommentReference"/>
              </w:rPr>
              <w:commentReference w:id="374"/>
            </w:r>
          </w:p>
          <w:p w14:paraId="387FB520" w14:textId="77777777" w:rsidR="003C4DD3" w:rsidRPr="00CE154F" w:rsidRDefault="003C4DD3" w:rsidP="003C4DD3">
            <w:pPr>
              <w:pStyle w:val="TAMainText"/>
            </w:pPr>
            <w:r w:rsidRPr="00CE154F">
              <w:tab/>
              <w:t>(a)</w:t>
            </w:r>
            <w:r w:rsidRPr="00CE154F">
              <w:tab/>
              <w:t>(b)</w:t>
            </w:r>
          </w:p>
          <w:p w14:paraId="16546917" w14:textId="70DA2189" w:rsidR="003C4DD3" w:rsidRPr="00CE154F" w:rsidRDefault="003C4DD3">
            <w:pPr>
              <w:pStyle w:val="VAFigureCaption"/>
              <w:pPrChange w:id="375" w:author="Author" w:date="2021-01-29T11:04:00Z">
                <w:pPr>
                  <w:pStyle w:val="TAMainText"/>
                  <w:framePr w:wrap="around" w:vAnchor="text" w:hAnchor="margin" w:y="424"/>
                  <w:suppressOverlap/>
                </w:pPr>
              </w:pPrChange>
            </w:pPr>
            <w:r w:rsidRPr="00CE154F">
              <w:t xml:space="preserve">Figure 1: (a) Front </w:t>
            </w:r>
            <w:del w:id="376" w:author="Author" w:date="2021-01-27T16:57:00Z">
              <w:r w:rsidRPr="00CE154F" w:rsidDel="005B042A">
                <w:delText xml:space="preserve">side </w:delText>
              </w:r>
            </w:del>
            <w:ins w:id="377" w:author="Author" w:date="2021-01-27T16:57:00Z">
              <w:r w:rsidR="005B042A" w:rsidRPr="00CE154F">
                <w:t xml:space="preserve">face of the </w:t>
              </w:r>
            </w:ins>
            <w:r w:rsidRPr="00CE154F">
              <w:t xml:space="preserve">fabricated HIT solar cell. (b) Schematic </w:t>
            </w:r>
            <w:del w:id="378" w:author="Author" w:date="2021-01-27T16:57:00Z">
              <w:r w:rsidRPr="00CE154F" w:rsidDel="00C94DFB">
                <w:delText xml:space="preserve">diagram </w:delText>
              </w:r>
            </w:del>
            <w:r w:rsidRPr="00CE154F">
              <w:t xml:space="preserve">of </w:t>
            </w:r>
            <w:ins w:id="379" w:author="Author" w:date="2021-01-27T16:57:00Z">
              <w:r w:rsidR="00C94DFB" w:rsidRPr="00CE154F">
                <w:t xml:space="preserve">the </w:t>
              </w:r>
            </w:ins>
            <w:r w:rsidRPr="00CE154F">
              <w:t>HIT solar cell structure.</w:t>
            </w:r>
          </w:p>
          <w:p w14:paraId="3F505060" w14:textId="77777777" w:rsidR="003C4DD3" w:rsidRPr="00CE154F" w:rsidRDefault="003C4DD3" w:rsidP="003C4DD3">
            <w:pPr>
              <w:pStyle w:val="TAMainText"/>
            </w:pPr>
            <w:commentRangeStart w:id="380"/>
            <w:r w:rsidRPr="00CE154F">
              <w:rPr>
                <w:noProof/>
              </w:rPr>
              <w:drawing>
                <wp:inline distT="0" distB="0" distL="0" distR="0" wp14:anchorId="62E59E12" wp14:editId="1DEE0796">
                  <wp:extent cx="6068568" cy="2060448"/>
                  <wp:effectExtent l="0" t="0" r="0" b="0"/>
                  <wp:docPr id="38526" name="Picture 38526"/>
                  <wp:cNvGraphicFramePr/>
                  <a:graphic xmlns:a="http://schemas.openxmlformats.org/drawingml/2006/main">
                    <a:graphicData uri="http://schemas.openxmlformats.org/drawingml/2006/picture">
                      <pic:pic xmlns:pic="http://schemas.openxmlformats.org/drawingml/2006/picture">
                        <pic:nvPicPr>
                          <pic:cNvPr id="38526" name="Picture 38526"/>
                          <pic:cNvPicPr/>
                        </pic:nvPicPr>
                        <pic:blipFill>
                          <a:blip r:embed="rId12"/>
                          <a:stretch>
                            <a:fillRect/>
                          </a:stretch>
                        </pic:blipFill>
                        <pic:spPr>
                          <a:xfrm>
                            <a:off x="0" y="0"/>
                            <a:ext cx="6068568" cy="2060448"/>
                          </a:xfrm>
                          <a:prstGeom prst="rect">
                            <a:avLst/>
                          </a:prstGeom>
                        </pic:spPr>
                      </pic:pic>
                    </a:graphicData>
                  </a:graphic>
                </wp:inline>
              </w:drawing>
            </w:r>
            <w:commentRangeEnd w:id="380"/>
            <w:r w:rsidR="00C94DFB" w:rsidRPr="00CE154F">
              <w:rPr>
                <w:rStyle w:val="CommentReference"/>
              </w:rPr>
              <w:commentReference w:id="380"/>
            </w:r>
          </w:p>
          <w:p w14:paraId="0728557C" w14:textId="390438E4" w:rsidR="003C4DD3" w:rsidRPr="00CE154F" w:rsidRDefault="003C4DD3">
            <w:pPr>
              <w:pStyle w:val="VAFigureCaption"/>
              <w:pPrChange w:id="381" w:author="Author" w:date="2021-01-29T11:04:00Z">
                <w:pPr>
                  <w:pStyle w:val="TAMainText"/>
                  <w:framePr w:wrap="around" w:vAnchor="text" w:hAnchor="margin" w:y="424"/>
                  <w:suppressOverlap/>
                </w:pPr>
              </w:pPrChange>
            </w:pPr>
            <w:r w:rsidRPr="00CE154F">
              <w:t>Figure 2: Defect state distribution</w:t>
            </w:r>
            <w:del w:id="382" w:author="Author" w:date="2021-01-27T16:58:00Z">
              <w:r w:rsidRPr="00CE154F" w:rsidDel="00C94DFB">
                <w:delText>s</w:delText>
              </w:r>
            </w:del>
            <w:r w:rsidRPr="00CE154F">
              <w:t xml:space="preserve"> of </w:t>
            </w:r>
            <w:ins w:id="383" w:author="Author" w:date="2021-01-27T16:59:00Z">
              <w:r w:rsidR="00C94DFB" w:rsidRPr="00CE154F">
                <w:t xml:space="preserve">the </w:t>
              </w:r>
            </w:ins>
            <w:r w:rsidRPr="00CE154F">
              <w:t xml:space="preserve">different types of </w:t>
            </w:r>
            <w:proofErr w:type="spellStart"/>
            <w:r w:rsidRPr="00CE154F">
              <w:t>a-Si:H</w:t>
            </w:r>
            <w:proofErr w:type="spellEnd"/>
            <w:r w:rsidRPr="00CE154F">
              <w:t xml:space="preserve"> </w:t>
            </w:r>
            <w:ins w:id="384" w:author="Author" w:date="2021-01-27T16:59:00Z">
              <w:r w:rsidR="00C94DFB" w:rsidRPr="00CE154F">
                <w:t xml:space="preserve">layers </w:t>
              </w:r>
            </w:ins>
            <w:del w:id="385" w:author="Author" w:date="2021-01-27T16:59:00Z">
              <w:r w:rsidRPr="00CE154F" w:rsidDel="00C94DFB">
                <w:delText xml:space="preserve">in </w:delText>
              </w:r>
            </w:del>
            <w:ins w:id="386" w:author="Author" w:date="2021-01-27T16:59:00Z">
              <w:r w:rsidR="00C94DFB" w:rsidRPr="00CE154F">
                <w:t>obtain</w:t>
              </w:r>
            </w:ins>
            <w:ins w:id="387" w:author="Author" w:date="2021-01-31T23:27:00Z">
              <w:r w:rsidR="0098188E" w:rsidRPr="00CE154F">
                <w:t>ed</w:t>
              </w:r>
            </w:ins>
            <w:ins w:id="388" w:author="Author" w:date="2021-01-27T16:59:00Z">
              <w:r w:rsidR="00C94DFB" w:rsidRPr="00CE154F">
                <w:t xml:space="preserve"> by </w:t>
              </w:r>
            </w:ins>
            <w:del w:id="389" w:author="Author" w:date="2021-01-27T16:59:00Z">
              <w:r w:rsidRPr="00CE154F" w:rsidDel="00C94DFB">
                <w:delText xml:space="preserve">the </w:delText>
              </w:r>
            </w:del>
            <w:r w:rsidRPr="00CE154F">
              <w:t>simulation</w:t>
            </w:r>
            <w:del w:id="390" w:author="Author" w:date="2021-01-29T10:25:00Z">
              <w:r w:rsidRPr="00CE154F" w:rsidDel="000A4A51">
                <w:delText>s</w:delText>
              </w:r>
            </w:del>
            <w:r w:rsidRPr="00CE154F">
              <w:t>.</w:t>
            </w:r>
          </w:p>
        </w:tc>
      </w:tr>
    </w:tbl>
    <w:p w14:paraId="2D37AB21" w14:textId="3691846E" w:rsidR="000048F0" w:rsidRPr="00CE154F" w:rsidRDefault="000048F0" w:rsidP="003C4DD3">
      <w:pPr>
        <w:pStyle w:val="TAMainText"/>
        <w:rPr>
          <w:ins w:id="391" w:author="Author" w:date="2021-01-27T17:01:00Z"/>
          <w:i/>
          <w:rPrChange w:id="392" w:author="Author" w:date="2021-01-28T14:54:00Z">
            <w:rPr>
              <w:ins w:id="393" w:author="Author" w:date="2021-01-27T17:01:00Z"/>
            </w:rPr>
          </w:rPrChange>
        </w:rPr>
      </w:pPr>
      <w:moveToRangeStart w:id="394" w:author="Author" w:date="2021-01-27T17:01:00Z" w:name="move62659322"/>
      <w:proofErr w:type="spellStart"/>
      <w:moveTo w:id="395" w:author="Author" w:date="2021-01-27T17:01:00Z">
        <w:r w:rsidRPr="00CE154F">
          <w:rPr>
            <w:i/>
            <w:rPrChange w:id="396" w:author="Author" w:date="2021-01-28T14:54:00Z">
              <w:rPr/>
            </w:rPrChange>
          </w:rPr>
          <w:t>AFORS</w:t>
        </w:r>
        <w:proofErr w:type="spellEnd"/>
        <w:r w:rsidRPr="00CE154F">
          <w:rPr>
            <w:i/>
            <w:rPrChange w:id="397" w:author="Author" w:date="2021-01-28T14:54:00Z">
              <w:rPr/>
            </w:rPrChange>
          </w:rPr>
          <w:t xml:space="preserve">-HET </w:t>
        </w:r>
        <w:del w:id="398" w:author="Author" w:date="2021-01-28T14:54:00Z">
          <w:r w:rsidRPr="00CE154F" w:rsidDel="00483181">
            <w:rPr>
              <w:i/>
              <w:rPrChange w:id="399" w:author="Author" w:date="2021-01-28T14:54:00Z">
                <w:rPr/>
              </w:rPrChange>
            </w:rPr>
            <w:delText>S</w:delText>
          </w:r>
        </w:del>
      </w:moveTo>
      <w:ins w:id="400" w:author="Author" w:date="2021-01-28T14:54:00Z">
        <w:r w:rsidR="00483181" w:rsidRPr="00CE154F">
          <w:rPr>
            <w:i/>
          </w:rPr>
          <w:t>s</w:t>
        </w:r>
      </w:ins>
      <w:moveTo w:id="401" w:author="Author" w:date="2021-01-27T17:01:00Z">
        <w:r w:rsidRPr="00CE154F">
          <w:rPr>
            <w:i/>
            <w:rPrChange w:id="402" w:author="Author" w:date="2021-01-28T14:54:00Z">
              <w:rPr/>
            </w:rPrChange>
          </w:rPr>
          <w:t>imulation</w:t>
        </w:r>
      </w:moveTo>
      <w:moveToRangeEnd w:id="394"/>
    </w:p>
    <w:p w14:paraId="6AD348C3" w14:textId="560B4904" w:rsidR="003C4DD3" w:rsidRPr="00CE154F" w:rsidDel="000048F0" w:rsidRDefault="003C4DD3" w:rsidP="003C4DD3">
      <w:pPr>
        <w:pStyle w:val="TAMainText"/>
        <w:rPr>
          <w:del w:id="403" w:author="Author" w:date="2021-01-27T17:01:00Z"/>
        </w:rPr>
      </w:pPr>
      <w:r w:rsidRPr="00CE154F">
        <w:t>Si materials produced by metallurgical method</w:t>
      </w:r>
      <w:ins w:id="404" w:author="Author" w:date="2021-01-27T17:01:00Z">
        <w:r w:rsidR="00F60708" w:rsidRPr="00CE154F">
          <w:t>s</w:t>
        </w:r>
      </w:ins>
      <w:del w:id="405" w:author="Author" w:date="2021-01-27T17:09:00Z">
        <w:r w:rsidRPr="00CE154F" w:rsidDel="00DE6CE6">
          <w:delText xml:space="preserve"> have the following properties: (1)</w:delText>
        </w:r>
      </w:del>
      <w:ins w:id="406" w:author="Author" w:date="2021-01-27T17:09:00Z">
        <w:r w:rsidR="00DE6CE6" w:rsidRPr="00CE154F">
          <w:t xml:space="preserve"> exhibit</w:t>
        </w:r>
      </w:ins>
      <w:r w:rsidRPr="00CE154F">
        <w:t xml:space="preserve"> </w:t>
      </w:r>
      <w:ins w:id="407" w:author="Author" w:date="2021-01-27T17:10:00Z">
        <w:r w:rsidR="00DE6CE6" w:rsidRPr="00CE154F">
          <w:t xml:space="preserve">the </w:t>
        </w:r>
      </w:ins>
      <w:r w:rsidRPr="00CE154F">
        <w:t>impurity compensation</w:t>
      </w:r>
      <w:ins w:id="408" w:author="Author" w:date="2021-01-27T17:10:00Z">
        <w:r w:rsidR="00DE6CE6" w:rsidRPr="00CE154F">
          <w:t xml:space="preserve"> effect</w:t>
        </w:r>
      </w:ins>
      <w:del w:id="409" w:author="Author" w:date="2021-01-27T17:02:00Z">
        <w:r w:rsidRPr="00CE154F" w:rsidDel="00F60708">
          <w:delText xml:space="preserve"> </w:delText>
        </w:r>
      </w:del>
    </w:p>
    <w:p w14:paraId="469B5AE6" w14:textId="055B1EBF" w:rsidR="003C4DD3" w:rsidRPr="00CE154F" w:rsidDel="000048F0" w:rsidRDefault="003C4DD3" w:rsidP="003C4DD3">
      <w:pPr>
        <w:pStyle w:val="TAMainText"/>
        <w:rPr>
          <w:del w:id="410" w:author="Author" w:date="2021-01-27T17:01:00Z"/>
        </w:rPr>
      </w:pPr>
    </w:p>
    <w:p w14:paraId="50FAFF59" w14:textId="5FB39386" w:rsidR="003C4DD3" w:rsidRPr="00CE154F" w:rsidDel="002D777B" w:rsidRDefault="003C4DD3" w:rsidP="00DE6CE6">
      <w:pPr>
        <w:pStyle w:val="TAMainText"/>
        <w:rPr>
          <w:del w:id="411" w:author="Author" w:date="2021-01-27T17:39:00Z"/>
        </w:rPr>
      </w:pPr>
      <w:del w:id="412" w:author="Author" w:date="2021-01-27T17:02:00Z">
        <w:r w:rsidRPr="00CE154F" w:rsidDel="00F60708">
          <w:delText>phenomenon</w:delText>
        </w:r>
      </w:del>
      <w:ins w:id="413" w:author="Author" w:date="2021-01-27T17:10:00Z">
        <w:r w:rsidR="00DE6CE6" w:rsidRPr="00CE154F">
          <w:t>, such as</w:t>
        </w:r>
      </w:ins>
      <w:del w:id="414" w:author="Author" w:date="2021-01-27T17:10:00Z">
        <w:r w:rsidRPr="00CE154F" w:rsidDel="00DE6CE6">
          <w:delText>,</w:delText>
        </w:r>
      </w:del>
      <w:r w:rsidRPr="00CE154F">
        <w:t xml:space="preserve"> </w:t>
      </w:r>
      <w:del w:id="415" w:author="Author" w:date="2021-01-27T17:10:00Z">
        <w:r w:rsidRPr="00CE154F" w:rsidDel="00DE6CE6">
          <w:delText xml:space="preserve">for example, </w:delText>
        </w:r>
      </w:del>
      <w:r w:rsidRPr="00CE154F">
        <w:t xml:space="preserve">coexistence of </w:t>
      </w:r>
      <w:commentRangeStart w:id="416"/>
      <w:del w:id="417" w:author="Author" w:date="2021-01-27T17:16:00Z">
        <w:r w:rsidRPr="00CE154F" w:rsidDel="008C003D">
          <w:delText xml:space="preserve">boron </w:delText>
        </w:r>
      </w:del>
      <w:ins w:id="418" w:author="Author" w:date="2021-01-27T17:16:00Z">
        <w:r w:rsidR="008C003D" w:rsidRPr="00CE154F">
          <w:t xml:space="preserve">B </w:t>
        </w:r>
      </w:ins>
      <w:r w:rsidRPr="00CE154F">
        <w:t xml:space="preserve">and </w:t>
      </w:r>
      <w:del w:id="419" w:author="Author" w:date="2021-01-27T17:16:00Z">
        <w:r w:rsidRPr="00CE154F" w:rsidDel="008C003D">
          <w:delText>phosphorus</w:delText>
        </w:r>
      </w:del>
      <w:ins w:id="420" w:author="Author" w:date="2021-01-27T17:16:00Z">
        <w:r w:rsidR="008C003D" w:rsidRPr="00CE154F">
          <w:t>P</w:t>
        </w:r>
      </w:ins>
      <w:commentRangeEnd w:id="416"/>
      <w:ins w:id="421" w:author="Author" w:date="2021-01-27T17:17:00Z">
        <w:r w:rsidR="005C6DFD" w:rsidRPr="00CE154F">
          <w:rPr>
            <w:rStyle w:val="CommentReference"/>
          </w:rPr>
          <w:commentReference w:id="416"/>
        </w:r>
      </w:ins>
      <w:ins w:id="422" w:author="Author" w:date="2021-01-27T17:11:00Z">
        <w:r w:rsidR="00DE6CE6" w:rsidRPr="00CE154F">
          <w:t>.</w:t>
        </w:r>
      </w:ins>
      <w:r w:rsidRPr="00CE154F">
        <w:t xml:space="preserve"> </w:t>
      </w:r>
      <w:del w:id="423" w:author="Author" w:date="2021-01-27T17:11:00Z">
        <w:r w:rsidRPr="00CE154F" w:rsidDel="00DE6CE6">
          <w:delText xml:space="preserve">and </w:delText>
        </w:r>
      </w:del>
      <w:ins w:id="424" w:author="Author" w:date="2021-01-27T17:11:00Z">
        <w:r w:rsidR="00DE6CE6" w:rsidRPr="00CE154F">
          <w:t xml:space="preserve">They also have </w:t>
        </w:r>
      </w:ins>
      <w:del w:id="425" w:author="Author" w:date="2021-01-27T17:11:00Z">
        <w:r w:rsidRPr="00CE154F" w:rsidDel="00DE6CE6">
          <w:delText xml:space="preserve">(2) </w:delText>
        </w:r>
      </w:del>
      <w:r w:rsidRPr="00CE154F">
        <w:t>higher concentration</w:t>
      </w:r>
      <w:ins w:id="426" w:author="Author" w:date="2021-01-29T10:26:00Z">
        <w:r w:rsidR="00BD4535" w:rsidRPr="00CE154F">
          <w:t>s</w:t>
        </w:r>
      </w:ins>
      <w:r w:rsidRPr="00CE154F">
        <w:t xml:space="preserve"> </w:t>
      </w:r>
      <w:del w:id="427" w:author="Author" w:date="2021-01-27T17:02:00Z">
        <w:r w:rsidRPr="00CE154F" w:rsidDel="00F60708">
          <w:delText xml:space="preserve">level </w:delText>
        </w:r>
      </w:del>
      <w:r w:rsidRPr="00CE154F">
        <w:t>of metal impurities</w:t>
      </w:r>
      <w:ins w:id="428" w:author="Author" w:date="2021-01-27T17:11:00Z">
        <w:r w:rsidR="00DE6CE6" w:rsidRPr="00CE154F">
          <w:t xml:space="preserve"> such as</w:t>
        </w:r>
      </w:ins>
      <w:del w:id="429" w:author="Author" w:date="2021-01-27T17:11:00Z">
        <w:r w:rsidRPr="00CE154F" w:rsidDel="00DE6CE6">
          <w:delText>,</w:delText>
        </w:r>
      </w:del>
      <w:r w:rsidRPr="00CE154F">
        <w:t xml:space="preserve"> </w:t>
      </w:r>
      <w:commentRangeStart w:id="430"/>
      <w:del w:id="431" w:author="Author" w:date="2021-01-27T17:11:00Z">
        <w:r w:rsidRPr="00CE154F" w:rsidDel="00DE6CE6">
          <w:delText>for example, iron (</w:delText>
        </w:r>
      </w:del>
      <w:r w:rsidRPr="00CE154F">
        <w:t>Fe</w:t>
      </w:r>
      <w:del w:id="432" w:author="Author" w:date="2021-01-27T17:11:00Z">
        <w:r w:rsidRPr="00CE154F" w:rsidDel="00DE6CE6">
          <w:delText>)</w:delText>
        </w:r>
      </w:del>
      <w:r w:rsidRPr="00CE154F">
        <w:t xml:space="preserve"> and </w:t>
      </w:r>
      <w:del w:id="433" w:author="Author" w:date="2021-01-27T17:11:00Z">
        <w:r w:rsidRPr="00CE154F" w:rsidDel="00DE6CE6">
          <w:delText>copper (</w:delText>
        </w:r>
      </w:del>
      <w:r w:rsidRPr="00CE154F">
        <w:t>Cu</w:t>
      </w:r>
      <w:ins w:id="434" w:author="Author" w:date="2021-01-28T14:35:00Z">
        <w:r w:rsidR="00A00D27" w:rsidRPr="00CE154F">
          <w:t xml:space="preserve"> impur</w:t>
        </w:r>
        <w:r w:rsidR="00314B90" w:rsidRPr="00CE154F">
          <w:t>ities</w:t>
        </w:r>
      </w:ins>
      <w:del w:id="435" w:author="Author" w:date="2021-01-27T17:11:00Z">
        <w:r w:rsidRPr="00CE154F" w:rsidDel="00DE6CE6">
          <w:delText>)</w:delText>
        </w:r>
      </w:del>
      <w:r w:rsidRPr="00CE154F">
        <w:t xml:space="preserve">. </w:t>
      </w:r>
      <w:commentRangeEnd w:id="430"/>
      <w:r w:rsidR="000B40BE" w:rsidRPr="00CE154F">
        <w:rPr>
          <w:rStyle w:val="CommentReference"/>
        </w:rPr>
        <w:commentReference w:id="430"/>
      </w:r>
      <w:del w:id="436" w:author="Author" w:date="2021-01-27T17:13:00Z">
        <w:r w:rsidRPr="00CE154F" w:rsidDel="00E61918">
          <w:delText xml:space="preserve">It is well known that </w:delText>
        </w:r>
      </w:del>
      <w:ins w:id="437" w:author="Author" w:date="2021-01-27T17:13:00Z">
        <w:r w:rsidR="00E61918" w:rsidRPr="00CE154F">
          <w:t xml:space="preserve">The </w:t>
        </w:r>
      </w:ins>
      <w:r w:rsidRPr="00CE154F">
        <w:t xml:space="preserve">Fe and Cu concentrations in </w:t>
      </w:r>
      <w:ins w:id="438" w:author="Author" w:date="2021-02-08T12:00:00Z">
        <w:r w:rsidR="000B0560" w:rsidRPr="00CE154F">
          <w:t xml:space="preserve">the </w:t>
        </w:r>
      </w:ins>
      <w:r w:rsidRPr="00CE154F">
        <w:t xml:space="preserve">Si </w:t>
      </w:r>
      <w:ins w:id="439" w:author="Author" w:date="2021-01-27T17:13:00Z">
        <w:r w:rsidR="00E61918" w:rsidRPr="00CE154F">
          <w:t xml:space="preserve">prepared </w:t>
        </w:r>
      </w:ins>
      <w:r w:rsidRPr="00CE154F">
        <w:t xml:space="preserve">by </w:t>
      </w:r>
      <w:ins w:id="440" w:author="Author" w:date="2021-01-27T17:13:00Z">
        <w:r w:rsidR="00E61918" w:rsidRPr="00CE154F">
          <w:t xml:space="preserve">the </w:t>
        </w:r>
      </w:ins>
      <w:r w:rsidRPr="00CE154F">
        <w:t xml:space="preserve">Siemens method </w:t>
      </w:r>
      <w:commentRangeStart w:id="441"/>
      <w:r w:rsidRPr="00CE154F">
        <w:t>are negligible.</w:t>
      </w:r>
      <w:commentRangeEnd w:id="441"/>
      <w:r w:rsidR="00E61918" w:rsidRPr="00CE154F">
        <w:rPr>
          <w:rStyle w:val="CommentReference"/>
        </w:rPr>
        <w:commentReference w:id="441"/>
      </w:r>
      <w:r w:rsidRPr="00CE154F">
        <w:t xml:space="preserve"> The metallurgical Si wafers used in this work had </w:t>
      </w:r>
      <w:ins w:id="442" w:author="Author" w:date="2021-01-27T17:14:00Z">
        <w:r w:rsidR="00E61918" w:rsidRPr="00CE154F">
          <w:t xml:space="preserve">a </w:t>
        </w:r>
      </w:ins>
      <w:r w:rsidRPr="00CE154F">
        <w:t xml:space="preserve">resistivity of 2.0 </w:t>
      </w:r>
      <w:proofErr w:type="spellStart"/>
      <w:r w:rsidRPr="00CE154F">
        <w:t>Ω</w:t>
      </w:r>
      <w:r w:rsidRPr="00CE154F">
        <w:rPr>
          <w:rFonts w:ascii="Cambria Math" w:hAnsi="Cambria Math" w:cs="Cambria Math"/>
        </w:rPr>
        <w:t>⋅</w:t>
      </w:r>
      <w:r w:rsidRPr="00CE154F">
        <w:t>cm</w:t>
      </w:r>
      <w:proofErr w:type="spellEnd"/>
      <w:r w:rsidRPr="00CE154F">
        <w:t>, minority</w:t>
      </w:r>
      <w:ins w:id="443" w:author="Author" w:date="2021-01-27T17:15:00Z">
        <w:r w:rsidR="00E61918" w:rsidRPr="00CE154F">
          <w:t>-</w:t>
        </w:r>
      </w:ins>
      <w:del w:id="444" w:author="Author" w:date="2021-01-27T17:15:00Z">
        <w:r w:rsidRPr="00CE154F" w:rsidDel="00E61918">
          <w:delText xml:space="preserve"> </w:delText>
        </w:r>
      </w:del>
      <w:r w:rsidRPr="00CE154F">
        <w:t xml:space="preserve">carrier lifetime of 30 </w:t>
      </w:r>
      <w:r w:rsidRPr="00CE154F">
        <w:rPr>
          <w:rFonts w:ascii="Cambria Math" w:hAnsi="Cambria Math" w:cs="Cambria Math"/>
        </w:rPr>
        <w:t>𝜇</w:t>
      </w:r>
      <w:r w:rsidRPr="00CE154F">
        <w:t xml:space="preserve">s, and Fe concentration of 0.005 ppb. </w:t>
      </w:r>
      <w:r w:rsidR="007174D1" w:rsidRPr="00CE154F">
        <w:t xml:space="preserve">The tested parameters of </w:t>
      </w:r>
      <w:ins w:id="445" w:author="Author" w:date="2021-01-27T17:16:00Z">
        <w:r w:rsidR="007174D1" w:rsidRPr="00CE154F">
          <w:t xml:space="preserve">the </w:t>
        </w:r>
      </w:ins>
      <w:r w:rsidR="007174D1" w:rsidRPr="00CE154F">
        <w:t>Si wafers</w:t>
      </w:r>
      <w:ins w:id="446" w:author="Author" w:date="2021-01-28T14:38:00Z">
        <w:r w:rsidR="007174D1" w:rsidRPr="00CE154F">
          <w:t xml:space="preserve"> were inputted into</w:t>
        </w:r>
      </w:ins>
      <w:r w:rsidR="007174D1" w:rsidRPr="00CE154F">
        <w:t xml:space="preserve"> </w:t>
      </w:r>
      <w:ins w:id="447" w:author="Author" w:date="2021-01-27T17:20:00Z">
        <w:r w:rsidR="007174D1" w:rsidRPr="00CE154F">
          <w:t>the</w:t>
        </w:r>
      </w:ins>
      <w:del w:id="448" w:author="Author" w:date="2021-01-27T17:20:00Z">
        <w:r w:rsidR="007174D1" w:rsidRPr="00CE154F" w:rsidDel="000D1553">
          <w:delText xml:space="preserve">were </w:delText>
        </w:r>
      </w:del>
      <w:del w:id="449" w:author="Author" w:date="2021-01-28T14:38:00Z">
        <w:r w:rsidR="007174D1" w:rsidRPr="00CE154F" w:rsidDel="007967D0">
          <w:delText xml:space="preserve">input </w:delText>
        </w:r>
      </w:del>
      <w:del w:id="450" w:author="Author" w:date="2021-01-27T17:21:00Z">
        <w:r w:rsidR="007174D1" w:rsidRPr="00CE154F" w:rsidDel="000D1553">
          <w:delText xml:space="preserve">into </w:delText>
        </w:r>
      </w:del>
      <w:ins w:id="451" w:author="Author" w:date="2021-01-28T14:38:00Z">
        <w:r w:rsidR="007174D1" w:rsidRPr="00CE154F">
          <w:t xml:space="preserve"> </w:t>
        </w:r>
      </w:ins>
      <w:proofErr w:type="spellStart"/>
      <w:r w:rsidR="007174D1" w:rsidRPr="00CE154F">
        <w:t>AFORS</w:t>
      </w:r>
      <w:proofErr w:type="spellEnd"/>
      <w:r w:rsidR="007174D1" w:rsidRPr="00CE154F">
        <w:t xml:space="preserve">-HET software </w:t>
      </w:r>
      <w:del w:id="452" w:author="Author" w:date="2021-01-28T14:40:00Z">
        <w:r w:rsidR="007174D1" w:rsidRPr="00CE154F" w:rsidDel="007967D0">
          <w:delText>for the</w:delText>
        </w:r>
      </w:del>
      <w:ins w:id="453" w:author="Author" w:date="2021-01-28T14:40:00Z">
        <w:r w:rsidR="007174D1" w:rsidRPr="00CE154F">
          <w:t>to</w:t>
        </w:r>
      </w:ins>
      <w:r w:rsidR="007174D1" w:rsidRPr="00CE154F">
        <w:t xml:space="preserve"> </w:t>
      </w:r>
      <w:del w:id="454" w:author="Author" w:date="2021-01-27T17:16:00Z">
        <w:r w:rsidR="007174D1" w:rsidRPr="00CE154F" w:rsidDel="008C003D">
          <w:delText xml:space="preserve">simulated </w:delText>
        </w:r>
      </w:del>
      <w:ins w:id="455" w:author="Author" w:date="2021-01-27T17:16:00Z">
        <w:r w:rsidR="007174D1" w:rsidRPr="00CE154F">
          <w:t>simulat</w:t>
        </w:r>
      </w:ins>
      <w:ins w:id="456" w:author="Author" w:date="2021-01-28T14:40:00Z">
        <w:r w:rsidR="007174D1" w:rsidRPr="00CE154F">
          <w:t>e</w:t>
        </w:r>
      </w:ins>
      <w:ins w:id="457" w:author="Author" w:date="2021-01-27T17:16:00Z">
        <w:r w:rsidR="007174D1" w:rsidRPr="00CE154F">
          <w:t xml:space="preserve"> </w:t>
        </w:r>
      </w:ins>
      <w:del w:id="458" w:author="Author" w:date="2021-01-27T17:16:00Z">
        <w:r w:rsidR="007174D1" w:rsidRPr="00CE154F" w:rsidDel="008C003D">
          <w:delText xml:space="preserve">analysis </w:delText>
        </w:r>
      </w:del>
      <w:del w:id="459" w:author="Author" w:date="2021-01-27T17:21:00Z">
        <w:r w:rsidR="007174D1" w:rsidRPr="00CE154F" w:rsidDel="000D1553">
          <w:delText xml:space="preserve">of </w:delText>
        </w:r>
      </w:del>
      <w:ins w:id="460" w:author="Author" w:date="2021-01-27T17:21:00Z">
        <w:r w:rsidR="007174D1" w:rsidRPr="00CE154F">
          <w:t xml:space="preserve">the </w:t>
        </w:r>
      </w:ins>
      <w:r w:rsidR="007174D1" w:rsidRPr="00CE154F">
        <w:t>HIT solar cell</w:t>
      </w:r>
      <w:ins w:id="461" w:author="Author" w:date="2021-01-27T17:22:00Z">
        <w:r w:rsidR="007174D1" w:rsidRPr="00CE154F">
          <w:t xml:space="preserve">. </w:t>
        </w:r>
        <w:r w:rsidR="000D1553" w:rsidRPr="00CE154F">
          <w:t xml:space="preserve">Furthermore, </w:t>
        </w:r>
      </w:ins>
      <w:del w:id="462" w:author="Author" w:date="2021-01-27T17:22:00Z">
        <w:r w:rsidRPr="00CE154F" w:rsidDel="000D1553">
          <w:delText xml:space="preserve">, investigating </w:delText>
        </w:r>
      </w:del>
      <w:r w:rsidRPr="00CE154F">
        <w:t xml:space="preserve">the </w:t>
      </w:r>
      <w:del w:id="463" w:author="Author" w:date="2021-01-27T17:16:00Z">
        <w:r w:rsidRPr="00CE154F" w:rsidDel="008C003D">
          <w:delText xml:space="preserve">impact </w:delText>
        </w:r>
      </w:del>
      <w:ins w:id="464" w:author="Author" w:date="2021-01-27T17:16:00Z">
        <w:r w:rsidR="008C003D" w:rsidRPr="00CE154F">
          <w:t xml:space="preserve">effect </w:t>
        </w:r>
      </w:ins>
      <w:r w:rsidRPr="00CE154F">
        <w:t xml:space="preserve">of metal impurity and </w:t>
      </w:r>
      <w:del w:id="465" w:author="Author" w:date="2021-01-27T17:16:00Z">
        <w:r w:rsidRPr="00CE154F" w:rsidDel="008C003D">
          <w:delText xml:space="preserve">boron </w:delText>
        </w:r>
      </w:del>
      <w:ins w:id="466" w:author="Author" w:date="2021-01-27T17:16:00Z">
        <w:r w:rsidR="008C003D" w:rsidRPr="00CE154F">
          <w:t xml:space="preserve">B </w:t>
        </w:r>
      </w:ins>
      <w:r w:rsidRPr="00CE154F">
        <w:t xml:space="preserve">and </w:t>
      </w:r>
      <w:del w:id="467" w:author="Author" w:date="2021-01-27T17:16:00Z">
        <w:r w:rsidRPr="00CE154F" w:rsidDel="008C003D">
          <w:delText xml:space="preserve">phosphorus </w:delText>
        </w:r>
      </w:del>
      <w:ins w:id="468" w:author="Author" w:date="2021-01-27T17:16:00Z">
        <w:r w:rsidR="008C003D" w:rsidRPr="00CE154F">
          <w:t xml:space="preserve">P </w:t>
        </w:r>
      </w:ins>
      <w:r w:rsidRPr="00CE154F">
        <w:t>compensation on the cell properties</w:t>
      </w:r>
      <w:ins w:id="469" w:author="Author" w:date="2021-01-27T17:22:00Z">
        <w:r w:rsidR="000D1553" w:rsidRPr="00CE154F">
          <w:t xml:space="preserve"> were investigated</w:t>
        </w:r>
      </w:ins>
      <w:r w:rsidRPr="00CE154F">
        <w:t xml:space="preserve">. In </w:t>
      </w:r>
      <w:ins w:id="470" w:author="Author" w:date="2021-01-29T10:27:00Z">
        <w:r w:rsidR="004D2420" w:rsidRPr="00CE154F">
          <w:t xml:space="preserve">the </w:t>
        </w:r>
      </w:ins>
      <w:proofErr w:type="spellStart"/>
      <w:r w:rsidRPr="00CE154F">
        <w:t>AFORS</w:t>
      </w:r>
      <w:proofErr w:type="spellEnd"/>
      <w:r w:rsidRPr="00CE154F">
        <w:t>-HET</w:t>
      </w:r>
      <w:ins w:id="471" w:author="Author" w:date="2021-01-29T10:27:00Z">
        <w:r w:rsidR="004D2420" w:rsidRPr="00CE154F">
          <w:t xml:space="preserve"> simulation</w:t>
        </w:r>
      </w:ins>
      <w:r w:rsidRPr="00CE154F">
        <w:t xml:space="preserve">, the doping </w:t>
      </w:r>
      <w:commentRangeStart w:id="472"/>
      <w:r w:rsidRPr="00CE154F">
        <w:t>concentration</w:t>
      </w:r>
      <w:ins w:id="473" w:author="Author" w:date="2021-01-27T17:18:00Z">
        <w:r w:rsidR="00441105" w:rsidRPr="00CE154F">
          <w:t>s</w:t>
        </w:r>
      </w:ins>
      <w:r w:rsidRPr="00CE154F">
        <w:t xml:space="preserve"> </w:t>
      </w:r>
      <w:del w:id="474" w:author="Author" w:date="2021-01-27T17:18:00Z">
        <w:r w:rsidRPr="00CE154F" w:rsidDel="00197D61">
          <w:delText xml:space="preserve">can be </w:delText>
        </w:r>
      </w:del>
      <w:ins w:id="475" w:author="Author" w:date="2021-01-27T17:18:00Z">
        <w:r w:rsidR="00197D61" w:rsidRPr="00CE154F">
          <w:t xml:space="preserve">of </w:t>
        </w:r>
      </w:ins>
      <w:r w:rsidRPr="00CE154F">
        <w:t xml:space="preserve">both </w:t>
      </w:r>
      <w:del w:id="476" w:author="Author" w:date="2021-01-27T17:19:00Z">
        <w:r w:rsidRPr="00CE154F" w:rsidDel="00441105">
          <w:delText xml:space="preserve">boron </w:delText>
        </w:r>
      </w:del>
      <w:ins w:id="477" w:author="Author" w:date="2021-01-27T17:19:00Z">
        <w:r w:rsidR="00441105" w:rsidRPr="00CE154F">
          <w:t xml:space="preserve">B </w:t>
        </w:r>
      </w:ins>
      <w:r w:rsidRPr="00CE154F">
        <w:t xml:space="preserve">and </w:t>
      </w:r>
      <w:del w:id="478" w:author="Author" w:date="2021-01-27T17:19:00Z">
        <w:r w:rsidRPr="00CE154F" w:rsidDel="00441105">
          <w:delText>phosphorus</w:delText>
        </w:r>
      </w:del>
      <w:ins w:id="479" w:author="Author" w:date="2021-01-27T17:19:00Z">
        <w:r w:rsidR="00441105" w:rsidRPr="00CE154F">
          <w:t>P can be used</w:t>
        </w:r>
      </w:ins>
      <w:commentRangeEnd w:id="472"/>
      <w:ins w:id="480" w:author="Author" w:date="2021-01-27T17:23:00Z">
        <w:r w:rsidR="00A7015D" w:rsidRPr="00CE154F">
          <w:rPr>
            <w:rStyle w:val="CommentReference"/>
          </w:rPr>
          <w:commentReference w:id="472"/>
        </w:r>
      </w:ins>
      <w:ins w:id="481" w:author="Author" w:date="2021-01-27T17:19:00Z">
        <w:r w:rsidR="00441105" w:rsidRPr="00CE154F">
          <w:t>,</w:t>
        </w:r>
      </w:ins>
      <w:del w:id="482" w:author="Author" w:date="2021-01-27T17:19:00Z">
        <w:r w:rsidRPr="00CE154F" w:rsidDel="00441105">
          <w:delText>,</w:delText>
        </w:r>
      </w:del>
      <w:r w:rsidRPr="00CE154F">
        <w:t xml:space="preserve"> and the impurity level can be </w:t>
      </w:r>
      <w:del w:id="483" w:author="Author" w:date="2021-01-27T17:22:00Z">
        <w:r w:rsidRPr="00CE154F" w:rsidDel="00A7015D">
          <w:delText xml:space="preserve"> </w:delText>
        </w:r>
      </w:del>
      <w:r w:rsidRPr="00CE154F">
        <w:t xml:space="preserve">easily adjusted, which is </w:t>
      </w:r>
      <w:del w:id="484" w:author="Author" w:date="2021-01-27T17:22:00Z">
        <w:r w:rsidRPr="00CE154F" w:rsidDel="00A7015D">
          <w:delText xml:space="preserve">suitable </w:delText>
        </w:r>
      </w:del>
      <w:ins w:id="485" w:author="Author" w:date="2021-01-27T17:22:00Z">
        <w:r w:rsidR="00A7015D" w:rsidRPr="00CE154F">
          <w:t xml:space="preserve">beneficial </w:t>
        </w:r>
      </w:ins>
      <w:r w:rsidRPr="00CE154F">
        <w:t xml:space="preserve">for </w:t>
      </w:r>
      <w:ins w:id="486" w:author="Author" w:date="2021-01-27T17:23:00Z">
        <w:r w:rsidR="00A7015D" w:rsidRPr="00CE154F">
          <w:t xml:space="preserve">conducting </w:t>
        </w:r>
      </w:ins>
      <w:ins w:id="487" w:author="Author" w:date="2021-01-27T17:19:00Z">
        <w:r w:rsidR="00441105" w:rsidRPr="00CE154F">
          <w:t xml:space="preserve">research on </w:t>
        </w:r>
      </w:ins>
      <w:r w:rsidRPr="00CE154F">
        <w:t>compensated HIT solar cell</w:t>
      </w:r>
      <w:ins w:id="488" w:author="Author" w:date="2021-01-27T17:19:00Z">
        <w:r w:rsidR="00441105" w:rsidRPr="00CE154F">
          <w:t>s</w:t>
        </w:r>
      </w:ins>
      <w:del w:id="489" w:author="Author" w:date="2021-01-27T17:19:00Z">
        <w:r w:rsidRPr="00CE154F" w:rsidDel="00441105">
          <w:delText xml:space="preserve"> research</w:delText>
        </w:r>
      </w:del>
      <w:r w:rsidRPr="00CE154F">
        <w:t xml:space="preserve">. The HIT solar cell </w:t>
      </w:r>
      <w:del w:id="490" w:author="Author" w:date="2021-01-29T10:31:00Z">
        <w:r w:rsidRPr="00CE154F" w:rsidDel="002E7CBB">
          <w:delText xml:space="preserve">structure </w:delText>
        </w:r>
      </w:del>
      <w:r w:rsidRPr="00CE154F">
        <w:t xml:space="preserve">for this simulation </w:t>
      </w:r>
      <w:ins w:id="491" w:author="Author" w:date="2021-01-29T10:31:00Z">
        <w:r w:rsidR="00893E25" w:rsidRPr="00CE154F">
          <w:t>has</w:t>
        </w:r>
        <w:r w:rsidR="002E7CBB" w:rsidRPr="00CE154F">
          <w:t xml:space="preserve"> a </w:t>
        </w:r>
      </w:ins>
      <w:del w:id="492" w:author="Author" w:date="2021-01-29T10:31:00Z">
        <w:r w:rsidRPr="00CE154F" w:rsidDel="002E7CBB">
          <w:delText xml:space="preserve">is </w:delText>
        </w:r>
      </w:del>
      <w:r w:rsidRPr="00CE154F">
        <w:t>p</w:t>
      </w:r>
      <w:r w:rsidRPr="00CE154F">
        <w:rPr>
          <w:vertAlign w:val="superscript"/>
        </w:rPr>
        <w:t>+</w:t>
      </w:r>
      <w:r w:rsidRPr="00CE154F">
        <w:t>-a-Si/</w:t>
      </w:r>
      <w:proofErr w:type="spellStart"/>
      <w:r w:rsidRPr="00CE154F">
        <w:t>i-aSi:H</w:t>
      </w:r>
      <w:proofErr w:type="spellEnd"/>
      <w:r w:rsidRPr="00CE154F">
        <w:t>/c-Si/</w:t>
      </w:r>
      <w:proofErr w:type="spellStart"/>
      <w:r w:rsidRPr="00CE154F">
        <w:t>i-a-Si:H</w:t>
      </w:r>
      <w:proofErr w:type="spellEnd"/>
      <w:r w:rsidRPr="00CE154F">
        <w:t>/n</w:t>
      </w:r>
      <w:r w:rsidRPr="00CE154F">
        <w:rPr>
          <w:vertAlign w:val="superscript"/>
        </w:rPr>
        <w:t>+</w:t>
      </w:r>
      <w:r w:rsidRPr="00CE154F">
        <w:t xml:space="preserve">-a-Si </w:t>
      </w:r>
      <w:ins w:id="493" w:author="Author" w:date="2021-01-29T10:31:00Z">
        <w:r w:rsidR="002E7CBB" w:rsidRPr="00CE154F">
          <w:t xml:space="preserve">structure </w:t>
        </w:r>
      </w:ins>
      <w:r w:rsidRPr="00CE154F">
        <w:t xml:space="preserve">(Figure 1(b)). The </w:t>
      </w:r>
      <w:del w:id="494" w:author="Author" w:date="2021-01-27T17:30:00Z">
        <w:r w:rsidRPr="00CE154F" w:rsidDel="001A62D4">
          <w:delText xml:space="preserve">parameters for the </w:delText>
        </w:r>
      </w:del>
      <w:r w:rsidRPr="00CE154F">
        <w:t xml:space="preserve">simulation </w:t>
      </w:r>
      <w:ins w:id="495" w:author="Author" w:date="2021-01-27T17:30:00Z">
        <w:r w:rsidR="001A62D4" w:rsidRPr="00CE154F">
          <w:t xml:space="preserve">parameters </w:t>
        </w:r>
      </w:ins>
      <w:del w:id="496" w:author="Author" w:date="2021-01-27T17:30:00Z">
        <w:r w:rsidRPr="00CE154F" w:rsidDel="001A62D4">
          <w:delText xml:space="preserve">are </w:delText>
        </w:r>
      </w:del>
      <w:ins w:id="497" w:author="Author" w:date="2021-01-27T17:30:00Z">
        <w:r w:rsidR="001A62D4" w:rsidRPr="00CE154F">
          <w:t xml:space="preserve">were </w:t>
        </w:r>
      </w:ins>
      <w:r w:rsidRPr="00CE154F">
        <w:t xml:space="preserve">obtained from </w:t>
      </w:r>
      <w:del w:id="498" w:author="Author" w:date="2021-01-27T17:30:00Z">
        <w:r w:rsidRPr="00CE154F" w:rsidDel="001A62D4">
          <w:delText xml:space="preserve">other </w:delText>
        </w:r>
      </w:del>
      <w:ins w:id="499" w:author="Author" w:date="2021-01-27T17:30:00Z">
        <w:r w:rsidR="001A62D4" w:rsidRPr="00CE154F">
          <w:t xml:space="preserve">previous </w:t>
        </w:r>
      </w:ins>
      <w:del w:id="500" w:author="Author" w:date="2021-01-27T17:30:00Z">
        <w:r w:rsidRPr="00CE154F" w:rsidDel="001A62D4">
          <w:delText xml:space="preserve">publications </w:delText>
        </w:r>
      </w:del>
      <w:proofErr w:type="spellStart"/>
      <w:ins w:id="501" w:author="Author" w:date="2021-01-27T17:30:00Z">
        <w:r w:rsidR="001A62D4" w:rsidRPr="00CE154F">
          <w:t>reports</w:t>
        </w:r>
      </w:ins>
      <w:del w:id="502" w:author="Author" w:date="2021-01-27T17:30:00Z">
        <w:r w:rsidRPr="00CE154F" w:rsidDel="001A62D4">
          <w:rPr>
            <w:vertAlign w:val="superscript"/>
            <w:rPrChange w:id="503" w:author="Author" w:date="2021-01-27T17:30:00Z">
              <w:rPr/>
            </w:rPrChange>
          </w:rPr>
          <w:delText>[</w:delText>
        </w:r>
      </w:del>
      <w:r w:rsidRPr="00CE154F">
        <w:rPr>
          <w:vertAlign w:val="superscript"/>
          <w:rPrChange w:id="504" w:author="Author" w:date="2021-01-27T17:30:00Z">
            <w:rPr/>
          </w:rPrChange>
        </w:rPr>
        <w:t>7</w:t>
      </w:r>
      <w:proofErr w:type="spellEnd"/>
      <w:r w:rsidRPr="00CE154F">
        <w:rPr>
          <w:vertAlign w:val="superscript"/>
          <w:rPrChange w:id="505" w:author="Author" w:date="2021-01-27T17:30:00Z">
            <w:rPr/>
          </w:rPrChange>
        </w:rPr>
        <w:t>–10</w:t>
      </w:r>
      <w:del w:id="506" w:author="Author" w:date="2021-01-27T17:30:00Z">
        <w:r w:rsidRPr="00CE154F" w:rsidDel="001A62D4">
          <w:delText>]</w:delText>
        </w:r>
      </w:del>
      <w:r w:rsidRPr="00CE154F">
        <w:t xml:space="preserve"> and </w:t>
      </w:r>
      <w:ins w:id="507" w:author="Author" w:date="2021-01-27T17:30:00Z">
        <w:r w:rsidR="001A62D4" w:rsidRPr="00CE154F">
          <w:t xml:space="preserve">are </w:t>
        </w:r>
      </w:ins>
      <w:r w:rsidRPr="00CE154F">
        <w:t xml:space="preserve">listed in Table 1. </w:t>
      </w:r>
      <w:bookmarkStart w:id="508" w:name="_Hlk62749010"/>
      <w:ins w:id="509" w:author="Author" w:date="2021-02-08T12:02:00Z">
        <w:r w:rsidR="001A438B" w:rsidRPr="00CE154F">
          <w:t>Owing</w:t>
        </w:r>
      </w:ins>
      <w:ins w:id="510" w:author="Author" w:date="2021-01-27T17:31:00Z">
        <w:r w:rsidR="00131B9B" w:rsidRPr="00CE154F">
          <w:t xml:space="preserve"> to the </w:t>
        </w:r>
      </w:ins>
      <w:ins w:id="511" w:author="Author" w:date="2021-01-27T17:32:00Z">
        <w:r w:rsidR="00131B9B" w:rsidRPr="00CE154F">
          <w:t xml:space="preserve">reduction in </w:t>
        </w:r>
      </w:ins>
      <w:ins w:id="512" w:author="Author" w:date="2021-01-27T17:31:00Z">
        <w:r w:rsidR="00131B9B" w:rsidRPr="00CE154F">
          <w:t xml:space="preserve">thickness </w:t>
        </w:r>
      </w:ins>
      <w:ins w:id="513" w:author="Author" w:date="2021-01-27T17:32:00Z">
        <w:r w:rsidR="00131B9B" w:rsidRPr="00CE154F">
          <w:t xml:space="preserve">upon </w:t>
        </w:r>
      </w:ins>
      <w:ins w:id="514" w:author="Author" w:date="2021-01-27T17:31:00Z">
        <w:r w:rsidR="00131B9B" w:rsidRPr="00CE154F">
          <w:t>acid etching</w:t>
        </w:r>
      </w:ins>
      <w:ins w:id="515" w:author="Author" w:date="2021-01-27T17:32:00Z">
        <w:r w:rsidR="00131B9B" w:rsidRPr="00CE154F">
          <w:t>,</w:t>
        </w:r>
      </w:ins>
      <w:ins w:id="516" w:author="Author" w:date="2021-01-27T17:31:00Z">
        <w:r w:rsidR="00131B9B" w:rsidRPr="00CE154F">
          <w:t xml:space="preserve"> </w:t>
        </w:r>
      </w:ins>
      <w:del w:id="517" w:author="Author" w:date="2021-01-27T17:32:00Z">
        <w:r w:rsidRPr="00CE154F" w:rsidDel="00131B9B">
          <w:delText xml:space="preserve">The </w:delText>
        </w:r>
      </w:del>
      <w:ins w:id="518" w:author="Author" w:date="2021-01-27T17:32:00Z">
        <w:r w:rsidR="00131B9B" w:rsidRPr="00CE154F">
          <w:t xml:space="preserve">the </w:t>
        </w:r>
      </w:ins>
      <w:r w:rsidRPr="00CE154F">
        <w:t>Si substrate</w:t>
      </w:r>
      <w:ins w:id="519" w:author="Author" w:date="2021-01-27T17:32:00Z">
        <w:r w:rsidR="00131B9B" w:rsidRPr="00CE154F">
          <w:t xml:space="preserve"> (170 </w:t>
        </w:r>
        <w:r w:rsidR="00131B9B" w:rsidRPr="00CE154F">
          <w:rPr>
            <w:rFonts w:ascii="Cambria Math" w:hAnsi="Cambria Math" w:cs="Cambria Math"/>
          </w:rPr>
          <w:t>𝜇</w:t>
        </w:r>
        <w:r w:rsidR="00131B9B" w:rsidRPr="00CE154F">
          <w:t>m)</w:t>
        </w:r>
      </w:ins>
      <w:r w:rsidRPr="00CE154F">
        <w:t xml:space="preserve"> used in this simulation</w:t>
      </w:r>
      <w:del w:id="520" w:author="Author" w:date="2021-01-27T17:32:00Z">
        <w:r w:rsidRPr="00CE154F" w:rsidDel="00131B9B">
          <w:delText xml:space="preserve"> was 170 </w:delText>
        </w:r>
        <w:r w:rsidRPr="00CE154F" w:rsidDel="00131B9B">
          <w:rPr>
            <w:rFonts w:ascii="Cambria Math" w:hAnsi="Cambria Math" w:cs="Cambria Math"/>
          </w:rPr>
          <w:delText>𝜇</w:delText>
        </w:r>
        <w:r w:rsidRPr="00CE154F" w:rsidDel="00131B9B">
          <w:delText>m</w:delText>
        </w:r>
      </w:del>
      <w:ins w:id="521" w:author="Author" w:date="2021-01-27T17:33:00Z">
        <w:r w:rsidR="00131B9B" w:rsidRPr="00CE154F">
          <w:t xml:space="preserve"> was</w:t>
        </w:r>
      </w:ins>
      <w:r w:rsidRPr="00CE154F">
        <w:t xml:space="preserve"> </w:t>
      </w:r>
      <w:del w:id="522" w:author="Author" w:date="2021-01-27T17:33:00Z">
        <w:r w:rsidRPr="00CE154F" w:rsidDel="00131B9B">
          <w:delText xml:space="preserve">which is </w:delText>
        </w:r>
      </w:del>
      <w:r w:rsidRPr="00CE154F">
        <w:t xml:space="preserve">smaller than </w:t>
      </w:r>
      <w:del w:id="523" w:author="Author" w:date="2021-01-27T17:31:00Z">
        <w:r w:rsidRPr="00CE154F" w:rsidDel="00131B9B">
          <w:delText xml:space="preserve">190 </w:delText>
        </w:r>
        <w:r w:rsidRPr="00CE154F" w:rsidDel="00131B9B">
          <w:rPr>
            <w:rFonts w:ascii="Cambria Math" w:hAnsi="Cambria Math" w:cs="Cambria Math"/>
          </w:rPr>
          <w:delText>𝜇</w:delText>
        </w:r>
        <w:r w:rsidRPr="00CE154F" w:rsidDel="00131B9B">
          <w:delText xml:space="preserve">m of </w:delText>
        </w:r>
      </w:del>
      <w:ins w:id="524" w:author="Author" w:date="2021-01-27T17:31:00Z">
        <w:r w:rsidR="00131B9B" w:rsidRPr="00CE154F">
          <w:t xml:space="preserve">the </w:t>
        </w:r>
      </w:ins>
      <w:r w:rsidRPr="00CE154F">
        <w:t xml:space="preserve">bare Si wafer </w:t>
      </w:r>
      <w:ins w:id="525" w:author="Author" w:date="2021-01-27T17:31:00Z">
        <w:r w:rsidR="00131B9B" w:rsidRPr="00CE154F">
          <w:t xml:space="preserve">(190 </w:t>
        </w:r>
        <w:r w:rsidR="00131B9B" w:rsidRPr="00CE154F">
          <w:rPr>
            <w:rFonts w:ascii="Cambria Math" w:hAnsi="Cambria Math" w:cs="Cambria Math"/>
          </w:rPr>
          <w:t>𝜇</w:t>
        </w:r>
        <w:r w:rsidR="00131B9B" w:rsidRPr="00CE154F">
          <w:t>m)</w:t>
        </w:r>
      </w:ins>
      <w:del w:id="526" w:author="Author" w:date="2021-01-27T17:31:00Z">
        <w:r w:rsidRPr="00CE154F" w:rsidDel="00131B9B">
          <w:delText>due to the thickness reduction by acid etching</w:delText>
        </w:r>
      </w:del>
      <w:r w:rsidRPr="00CE154F">
        <w:t xml:space="preserve">. </w:t>
      </w:r>
      <w:bookmarkEnd w:id="508"/>
      <w:del w:id="527" w:author="Author" w:date="2021-01-27T17:33:00Z">
        <w:r w:rsidRPr="00CE154F" w:rsidDel="00131B9B">
          <w:delText>The s</w:delText>
        </w:r>
      </w:del>
      <w:ins w:id="528" w:author="Author" w:date="2021-01-27T17:33:00Z">
        <w:r w:rsidR="00131B9B" w:rsidRPr="00CE154F">
          <w:t>S</w:t>
        </w:r>
      </w:ins>
      <w:r w:rsidRPr="00CE154F">
        <w:t xml:space="preserve">urface recombination at the a-Si/c-Si interface </w:t>
      </w:r>
      <w:del w:id="529" w:author="Author" w:date="2021-01-27T17:33:00Z">
        <w:r w:rsidRPr="00CE154F" w:rsidDel="00131B9B">
          <w:delText xml:space="preserve">is </w:delText>
        </w:r>
      </w:del>
      <w:ins w:id="530" w:author="Author" w:date="2021-01-27T17:33:00Z">
        <w:r w:rsidR="00131B9B" w:rsidRPr="00CE154F">
          <w:t xml:space="preserve">was </w:t>
        </w:r>
      </w:ins>
      <w:r w:rsidRPr="00CE154F">
        <w:t>1.0 × 10</w:t>
      </w:r>
      <w:r w:rsidRPr="00CE154F">
        <w:rPr>
          <w:vertAlign w:val="superscript"/>
        </w:rPr>
        <w:t xml:space="preserve">7 </w:t>
      </w:r>
      <w:proofErr w:type="spellStart"/>
      <w:r w:rsidRPr="00CE154F">
        <w:t>cms</w:t>
      </w:r>
      <w:proofErr w:type="spellEnd"/>
      <w:r w:rsidRPr="00CE154F">
        <w:rPr>
          <w:vertAlign w:val="superscript"/>
        </w:rPr>
        <w:t>−1</w:t>
      </w:r>
      <w:r w:rsidRPr="00CE154F">
        <w:t xml:space="preserve">. The defect </w:t>
      </w:r>
      <w:proofErr w:type="spellStart"/>
      <w:r w:rsidRPr="00CE154F">
        <w:t>state</w:t>
      </w:r>
      <w:del w:id="531" w:author="Author" w:date="2021-01-27T17:33:00Z">
        <w:r w:rsidRPr="00CE154F" w:rsidDel="00131B9B">
          <w:delText xml:space="preserve"> </w:delText>
        </w:r>
        <w:r w:rsidRPr="00CE154F" w:rsidDel="00131B9B">
          <w:rPr>
            <w:vertAlign w:val="superscript"/>
            <w:rPrChange w:id="532" w:author="Author" w:date="2021-01-27T17:33:00Z">
              <w:rPr/>
            </w:rPrChange>
          </w:rPr>
          <w:delText>[</w:delText>
        </w:r>
      </w:del>
      <w:r w:rsidRPr="00CE154F">
        <w:rPr>
          <w:vertAlign w:val="superscript"/>
          <w:rPrChange w:id="533" w:author="Author" w:date="2021-01-27T17:33:00Z">
            <w:rPr/>
          </w:rPrChange>
        </w:rPr>
        <w:t>6</w:t>
      </w:r>
      <w:proofErr w:type="spellEnd"/>
      <w:del w:id="534" w:author="Author" w:date="2021-01-27T17:33:00Z">
        <w:r w:rsidRPr="00CE154F" w:rsidDel="00131B9B">
          <w:delText>]</w:delText>
        </w:r>
      </w:del>
      <w:r w:rsidRPr="00CE154F">
        <w:t xml:space="preserve"> setting</w:t>
      </w:r>
      <w:ins w:id="535" w:author="Author" w:date="2021-01-27T17:33:00Z">
        <w:r w:rsidR="00131B9B" w:rsidRPr="00CE154F">
          <w:t>s</w:t>
        </w:r>
      </w:ins>
      <w:r w:rsidRPr="00CE154F">
        <w:t xml:space="preserve"> for p</w:t>
      </w:r>
      <w:r w:rsidRPr="00CE154F">
        <w:rPr>
          <w:vertAlign w:val="superscript"/>
        </w:rPr>
        <w:t>+</w:t>
      </w:r>
      <w:r w:rsidRPr="00CE154F">
        <w:t xml:space="preserve">-a-Si, </w:t>
      </w:r>
      <w:proofErr w:type="spellStart"/>
      <w:r w:rsidRPr="00CE154F">
        <w:t>i</w:t>
      </w:r>
      <w:proofErr w:type="spellEnd"/>
      <w:r w:rsidRPr="00CE154F">
        <w:t>-a-Si, and n</w:t>
      </w:r>
      <w:r w:rsidRPr="00CE154F">
        <w:rPr>
          <w:vertAlign w:val="superscript"/>
        </w:rPr>
        <w:t>+</w:t>
      </w:r>
      <w:r w:rsidRPr="00CE154F">
        <w:t xml:space="preserve">-a-Si </w:t>
      </w:r>
      <w:del w:id="536" w:author="Author" w:date="2021-01-27T17:33:00Z">
        <w:r w:rsidRPr="00CE154F" w:rsidDel="00131B9B">
          <w:delText xml:space="preserve">is </w:delText>
        </w:r>
      </w:del>
      <w:ins w:id="537" w:author="Author" w:date="2021-01-27T17:33:00Z">
        <w:r w:rsidR="00131B9B" w:rsidRPr="00CE154F">
          <w:t xml:space="preserve">are </w:t>
        </w:r>
      </w:ins>
      <w:r w:rsidRPr="00CE154F">
        <w:t xml:space="preserve">shown in Figure 2. Light trapping </w:t>
      </w:r>
      <w:del w:id="538" w:author="Author" w:date="2021-01-27T17:38:00Z">
        <w:r w:rsidRPr="00CE154F" w:rsidDel="00131B9B">
          <w:delText xml:space="preserve">is </w:delText>
        </w:r>
      </w:del>
      <w:ins w:id="539" w:author="Author" w:date="2021-01-27T17:38:00Z">
        <w:r w:rsidR="00131B9B" w:rsidRPr="00CE154F">
          <w:t xml:space="preserve">can occur </w:t>
        </w:r>
      </w:ins>
      <w:del w:id="540" w:author="Author" w:date="2021-01-27T17:38:00Z">
        <w:r w:rsidRPr="00CE154F" w:rsidDel="00131B9B">
          <w:delText xml:space="preserve">added </w:delText>
        </w:r>
      </w:del>
      <w:r w:rsidRPr="00CE154F">
        <w:t xml:space="preserve">on both front and back surfaces. Both front and back electrodes </w:t>
      </w:r>
      <w:del w:id="541" w:author="Author" w:date="2021-01-28T14:44:00Z">
        <w:r w:rsidRPr="00CE154F" w:rsidDel="009D5FAA">
          <w:delText xml:space="preserve">are </w:delText>
        </w:r>
      </w:del>
      <w:ins w:id="542" w:author="Author" w:date="2021-01-28T14:44:00Z">
        <w:r w:rsidR="009D5FAA" w:rsidRPr="00CE154F">
          <w:t xml:space="preserve">were </w:t>
        </w:r>
      </w:ins>
      <w:r w:rsidRPr="00CE154F">
        <w:t xml:space="preserve">in </w:t>
      </w:r>
      <w:del w:id="543" w:author="Author" w:date="2021-02-08T12:03:00Z">
        <w:r w:rsidRPr="00CE154F" w:rsidDel="00835AA9">
          <w:delText xml:space="preserve">Ohmic </w:delText>
        </w:r>
      </w:del>
      <w:ins w:id="544" w:author="Author" w:date="2021-02-08T12:03:00Z">
        <w:r w:rsidR="00835AA9" w:rsidRPr="00CE154F">
          <w:t xml:space="preserve">ohmic </w:t>
        </w:r>
      </w:ins>
      <w:r w:rsidRPr="00CE154F">
        <w:t xml:space="preserve">contact. The </w:t>
      </w:r>
      <w:del w:id="545" w:author="Author" w:date="2021-01-27T17:38:00Z">
        <w:r w:rsidRPr="00CE154F" w:rsidDel="00131B9B">
          <w:delText xml:space="preserve">reflectivity </w:delText>
        </w:r>
      </w:del>
      <w:proofErr w:type="spellStart"/>
      <w:ins w:id="546" w:author="Author" w:date="2021-01-27T17:38:00Z">
        <w:r w:rsidR="00131B9B" w:rsidRPr="00CE154F">
          <w:t>reflectivities</w:t>
        </w:r>
        <w:proofErr w:type="spellEnd"/>
        <w:r w:rsidR="00131B9B" w:rsidRPr="00CE154F">
          <w:t xml:space="preserve"> </w:t>
        </w:r>
      </w:ins>
      <w:r w:rsidRPr="00CE154F">
        <w:t xml:space="preserve">for </w:t>
      </w:r>
      <w:ins w:id="547" w:author="Author" w:date="2021-01-27T17:39:00Z">
        <w:r w:rsidR="00131B9B" w:rsidRPr="00CE154F">
          <w:t xml:space="preserve">the </w:t>
        </w:r>
      </w:ins>
      <w:r w:rsidRPr="00CE154F">
        <w:t xml:space="preserve">front and back surfaces </w:t>
      </w:r>
      <w:del w:id="548" w:author="Author" w:date="2021-01-27T17:39:00Z">
        <w:r w:rsidRPr="00CE154F" w:rsidDel="00131B9B">
          <w:delText xml:space="preserve">is </w:delText>
        </w:r>
      </w:del>
      <w:ins w:id="549" w:author="Author" w:date="2021-01-28T14:44:00Z">
        <w:r w:rsidR="009945E7" w:rsidRPr="00CE154F">
          <w:t>were</w:t>
        </w:r>
      </w:ins>
      <w:ins w:id="550" w:author="Author" w:date="2021-01-27T17:39:00Z">
        <w:r w:rsidR="00131B9B" w:rsidRPr="00CE154F">
          <w:t xml:space="preserve"> </w:t>
        </w:r>
      </w:ins>
      <w:r w:rsidRPr="00CE154F">
        <w:t>0.1 and 1, respectively</w:t>
      </w:r>
      <w:ins w:id="551" w:author="Author" w:date="2021-01-28T14:45:00Z">
        <w:r w:rsidR="00AE34C0" w:rsidRPr="00CE154F">
          <w:t>.</w:t>
        </w:r>
      </w:ins>
      <w:del w:id="552" w:author="Author" w:date="2021-01-28T14:45:00Z">
        <w:r w:rsidRPr="00CE154F" w:rsidDel="001C09CB">
          <w:delText xml:space="preserve">. </w:delText>
        </w:r>
      </w:del>
      <w:ins w:id="553" w:author="Author" w:date="2021-01-28T14:45:00Z">
        <w:r w:rsidR="001C09CB" w:rsidRPr="00CE154F">
          <w:t xml:space="preserve"> </w:t>
        </w:r>
      </w:ins>
      <w:r w:rsidRPr="00CE154F">
        <w:t>The simulated light soaking condition</w:t>
      </w:r>
      <w:ins w:id="554" w:author="Author" w:date="2021-01-27T17:40:00Z">
        <w:r w:rsidR="002D777B" w:rsidRPr="00CE154F">
          <w:t>s</w:t>
        </w:r>
      </w:ins>
      <w:r w:rsidRPr="00CE154F">
        <w:t xml:space="preserve"> </w:t>
      </w:r>
      <w:del w:id="555" w:author="Author" w:date="2021-01-27T17:40:00Z">
        <w:r w:rsidRPr="00CE154F" w:rsidDel="002D777B">
          <w:delText xml:space="preserve">is </w:delText>
        </w:r>
      </w:del>
      <w:ins w:id="556" w:author="Author" w:date="2021-01-28T14:45:00Z">
        <w:r w:rsidR="001C09CB" w:rsidRPr="00CE154F">
          <w:t>were</w:t>
        </w:r>
      </w:ins>
      <w:ins w:id="557" w:author="Author" w:date="2021-01-27T17:40:00Z">
        <w:r w:rsidR="002D777B" w:rsidRPr="00CE154F">
          <w:t xml:space="preserve"> </w:t>
        </w:r>
      </w:ins>
      <w:proofErr w:type="spellStart"/>
      <w:r w:rsidRPr="00CE154F">
        <w:t>AM1.5</w:t>
      </w:r>
      <w:proofErr w:type="spellEnd"/>
      <w:ins w:id="558" w:author="Author" w:date="2021-01-27T17:40:00Z">
        <w:r w:rsidR="002D777B" w:rsidRPr="00CE154F">
          <w:t xml:space="preserve"> and</w:t>
        </w:r>
      </w:ins>
      <w:del w:id="559" w:author="Author" w:date="2021-01-27T17:40:00Z">
        <w:r w:rsidRPr="00CE154F" w:rsidDel="002D777B">
          <w:delText>,</w:delText>
        </w:r>
      </w:del>
    </w:p>
    <w:p w14:paraId="4822D259" w14:textId="4FF46217" w:rsidR="003C4DD3" w:rsidRPr="00CE154F" w:rsidRDefault="002D777B" w:rsidP="003C4DD3">
      <w:pPr>
        <w:pStyle w:val="TAMainText"/>
      </w:pPr>
      <w:ins w:id="560" w:author="Author" w:date="2021-01-27T17:39:00Z">
        <w:r w:rsidRPr="00CE154F">
          <w:t xml:space="preserve"> </w:t>
        </w:r>
      </w:ins>
      <w:r w:rsidR="003C4DD3" w:rsidRPr="00CE154F">
        <w:t xml:space="preserve">100 </w:t>
      </w:r>
      <w:proofErr w:type="spellStart"/>
      <w:r w:rsidR="003C4DD3" w:rsidRPr="00CE154F">
        <w:t>mW</w:t>
      </w:r>
      <w:proofErr w:type="spellEnd"/>
      <w:r w:rsidR="003C4DD3" w:rsidRPr="00CE154F">
        <w:t>/</w:t>
      </w:r>
      <w:proofErr w:type="spellStart"/>
      <w:r w:rsidR="003C4DD3" w:rsidRPr="00CE154F">
        <w:t>cm</w:t>
      </w:r>
      <w:r w:rsidR="003C4DD3" w:rsidRPr="00CE154F">
        <w:rPr>
          <w:vertAlign w:val="superscript"/>
        </w:rPr>
        <w:t>2</w:t>
      </w:r>
      <w:proofErr w:type="spellEnd"/>
      <w:ins w:id="561" w:author="Author" w:date="2021-01-28T14:45:00Z">
        <w:r w:rsidR="00AE34C0" w:rsidRPr="00CE154F">
          <w:t>, and the</w:t>
        </w:r>
      </w:ins>
      <w:del w:id="562" w:author="Author" w:date="2021-01-28T14:45:00Z">
        <w:r w:rsidR="003C4DD3" w:rsidRPr="00CE154F" w:rsidDel="00AE34C0">
          <w:delText>. The</w:delText>
        </w:r>
      </w:del>
      <w:r w:rsidR="003C4DD3" w:rsidRPr="00CE154F">
        <w:t xml:space="preserve"> effective wavelength </w:t>
      </w:r>
      <w:del w:id="563" w:author="Author" w:date="2021-01-27T17:40:00Z">
        <w:r w:rsidR="003C4DD3" w:rsidRPr="00CE154F" w:rsidDel="002D777B">
          <w:delText xml:space="preserve">region </w:delText>
        </w:r>
      </w:del>
      <w:ins w:id="564" w:author="Author" w:date="2021-01-27T17:40:00Z">
        <w:r w:rsidRPr="00CE154F">
          <w:t xml:space="preserve">range </w:t>
        </w:r>
      </w:ins>
      <w:del w:id="565" w:author="Author" w:date="2021-01-28T14:45:00Z">
        <w:r w:rsidR="003C4DD3" w:rsidRPr="00CE154F" w:rsidDel="00AE34C0">
          <w:delText xml:space="preserve">is </w:delText>
        </w:r>
      </w:del>
      <w:ins w:id="566" w:author="Author" w:date="2021-01-28T14:45:00Z">
        <w:r w:rsidR="00AE34C0" w:rsidRPr="00CE154F">
          <w:t xml:space="preserve">was </w:t>
        </w:r>
      </w:ins>
      <w:r w:rsidR="003C4DD3" w:rsidRPr="00CE154F">
        <w:t>0.38</w:t>
      </w:r>
      <w:ins w:id="567" w:author="Author" w:date="2021-01-27T17:40:00Z">
        <w:r w:rsidRPr="00CE154F">
          <w:t>–</w:t>
        </w:r>
      </w:ins>
      <w:del w:id="568" w:author="Author" w:date="2021-01-27T17:40:00Z">
        <w:r w:rsidR="003C4DD3" w:rsidRPr="00CE154F" w:rsidDel="002D777B">
          <w:rPr>
            <w:rFonts w:ascii="Cambria Math" w:hAnsi="Cambria Math" w:cs="Cambria Math"/>
          </w:rPr>
          <w:delText>∼</w:delText>
        </w:r>
      </w:del>
      <w:r w:rsidR="003C4DD3" w:rsidRPr="00CE154F">
        <w:t xml:space="preserve">1.1 </w:t>
      </w:r>
      <w:r w:rsidR="003C4DD3" w:rsidRPr="00CE154F">
        <w:rPr>
          <w:rFonts w:ascii="Cambria Math" w:hAnsi="Cambria Math" w:cs="Cambria Math"/>
        </w:rPr>
        <w:t>𝜇</w:t>
      </w:r>
      <w:r w:rsidR="003C4DD3" w:rsidRPr="00CE154F">
        <w:t>m.</w:t>
      </w:r>
    </w:p>
    <w:p w14:paraId="7AEC7213" w14:textId="3DF13750" w:rsidR="003C4DD3" w:rsidRPr="00CE154F" w:rsidDel="00570755" w:rsidRDefault="003C4DD3" w:rsidP="003C4DD3">
      <w:pPr>
        <w:pStyle w:val="TAMainText"/>
        <w:rPr>
          <w:del w:id="569" w:author="Author" w:date="2021-02-08T14:13:00Z"/>
          <w:b/>
          <w:rPrChange w:id="570" w:author="Author" w:date="2021-01-29T10:35:00Z">
            <w:rPr>
              <w:del w:id="571" w:author="Author" w:date="2021-02-08T14:13:00Z"/>
            </w:rPr>
          </w:rPrChange>
        </w:rPr>
      </w:pPr>
      <w:del w:id="572" w:author="Author" w:date="2021-02-08T14:13:00Z">
        <w:r w:rsidRPr="00CE154F" w:rsidDel="00570755">
          <w:rPr>
            <w:b/>
            <w:rPrChange w:id="573" w:author="Author" w:date="2021-01-29T10:35:00Z">
              <w:rPr/>
            </w:rPrChange>
          </w:rPr>
          <w:delText>Results and Discussion</w:delText>
        </w:r>
      </w:del>
    </w:p>
    <w:p w14:paraId="5BE1499F" w14:textId="64A73434" w:rsidR="003C4DD3" w:rsidRPr="00CE154F" w:rsidRDefault="003C4DD3" w:rsidP="003C4DD3">
      <w:pPr>
        <w:pStyle w:val="TAMainText"/>
      </w:pPr>
      <w:del w:id="574" w:author="Author" w:date="2021-01-27T17:41:00Z">
        <w:r w:rsidRPr="00CE154F" w:rsidDel="00AD356B">
          <w:rPr>
            <w:i/>
          </w:rPr>
          <w:delText xml:space="preserve">4.1. The </w:delText>
        </w:r>
      </w:del>
      <w:del w:id="575" w:author="Author" w:date="2021-02-08T14:13:00Z">
        <w:r w:rsidRPr="00CE154F" w:rsidDel="00570755">
          <w:rPr>
            <w:i/>
          </w:rPr>
          <w:delText xml:space="preserve">Influence of </w:delText>
        </w:r>
      </w:del>
      <w:del w:id="576" w:author="Author" w:date="2021-01-27T17:41:00Z">
        <w:r w:rsidRPr="00CE154F" w:rsidDel="00AD356B">
          <w:rPr>
            <w:i/>
          </w:rPr>
          <w:delText>Deep Energy</w:delText>
        </w:r>
      </w:del>
      <w:del w:id="577" w:author="Author" w:date="2021-02-08T14:13:00Z">
        <w:r w:rsidRPr="00CE154F" w:rsidDel="00570755">
          <w:rPr>
            <w:i/>
          </w:rPr>
          <w:delText>-</w:delText>
        </w:r>
      </w:del>
      <w:del w:id="578" w:author="Author" w:date="2021-01-27T17:41:00Z">
        <w:r w:rsidRPr="00CE154F" w:rsidDel="00AD356B">
          <w:rPr>
            <w:i/>
          </w:rPr>
          <w:delText xml:space="preserve">Level Impurity </w:delText>
        </w:r>
      </w:del>
      <w:del w:id="579" w:author="Author" w:date="2021-02-08T14:13:00Z">
        <w:r w:rsidRPr="00CE154F" w:rsidDel="00570755">
          <w:rPr>
            <w:i/>
          </w:rPr>
          <w:delText xml:space="preserve">on </w:delText>
        </w:r>
      </w:del>
      <w:del w:id="580" w:author="Author" w:date="2021-01-27T17:41:00Z">
        <w:r w:rsidRPr="00CE154F" w:rsidDel="00AD356B">
          <w:rPr>
            <w:i/>
          </w:rPr>
          <w:delText>the S</w:delText>
        </w:r>
      </w:del>
      <w:del w:id="581" w:author="Author" w:date="2021-02-08T14:13:00Z">
        <w:r w:rsidRPr="00CE154F" w:rsidDel="00570755">
          <w:rPr>
            <w:i/>
          </w:rPr>
          <w:delText xml:space="preserve">olar </w:delText>
        </w:r>
      </w:del>
      <w:del w:id="582" w:author="Author" w:date="2021-01-27T17:41:00Z">
        <w:r w:rsidRPr="00CE154F" w:rsidDel="00AD356B">
          <w:rPr>
            <w:i/>
          </w:rPr>
          <w:delText>Cell Properties.</w:delText>
        </w:r>
      </w:del>
      <w:del w:id="583" w:author="Author" w:date="2021-02-08T14:13:00Z">
        <w:r w:rsidRPr="00CE154F" w:rsidDel="00570755">
          <w:rPr>
            <w:i/>
          </w:rPr>
          <w:delText xml:space="preserve"> </w:delText>
        </w:r>
        <w:r w:rsidRPr="00CE154F" w:rsidDel="00570755">
          <w:delText xml:space="preserve">Si purification by metallurgical method can be realized through gas blowing, slagging boron removal, electron beam </w:delText>
        </w:r>
        <w:r w:rsidRPr="00CE154F" w:rsidDel="00570755">
          <w:lastRenderedPageBreak/>
          <w:delText>refining</w:delText>
        </w:r>
      </w:del>
      <w:del w:id="584" w:author="Author" w:date="2021-01-27T17:47:00Z">
        <w:r w:rsidRPr="00CE154F" w:rsidDel="008F6340">
          <w:delText xml:space="preserve"> phosphorus removal</w:delText>
        </w:r>
      </w:del>
      <w:del w:id="585" w:author="Author" w:date="2021-02-08T14:13:00Z">
        <w:r w:rsidRPr="00CE154F" w:rsidDel="00570755">
          <w:delText>, acid leaching, and unidirectional solidification metals</w:delText>
        </w:r>
      </w:del>
      <w:del w:id="586" w:author="Author" w:date="2021-01-27T17:51:00Z">
        <w:r w:rsidRPr="00CE154F" w:rsidDel="00A85B17">
          <w:delText xml:space="preserve"> removal</w:delText>
        </w:r>
      </w:del>
      <w:del w:id="587" w:author="Author" w:date="2021-02-08T14:13:00Z">
        <w:r w:rsidRPr="00CE154F" w:rsidDel="00570755">
          <w:delText xml:space="preserve">. The repeated processes were applied to remove the metal impurities in Si and </w:delText>
        </w:r>
      </w:del>
      <w:del w:id="588" w:author="Author" w:date="2021-01-27T17:52:00Z">
        <w:r w:rsidRPr="00CE154F" w:rsidDel="00B26610">
          <w:delText xml:space="preserve">reach </w:delText>
        </w:r>
      </w:del>
      <w:del w:id="589" w:author="Author" w:date="2021-02-08T14:13:00Z">
        <w:r w:rsidRPr="00CE154F" w:rsidDel="00570755">
          <w:delText>SOG</w:delText>
        </w:r>
      </w:del>
      <w:del w:id="590" w:author="Author" w:date="2021-01-27T17:53:00Z">
        <w:r w:rsidRPr="00CE154F" w:rsidDel="00B26610">
          <w:delText xml:space="preserve"> requirements</w:delText>
        </w:r>
      </w:del>
      <w:del w:id="591" w:author="Author" w:date="2021-02-08T14:13:00Z">
        <w:r w:rsidRPr="00CE154F" w:rsidDel="00570755">
          <w:delText xml:space="preserve">. </w:delText>
        </w:r>
      </w:del>
      <w:moveFromRangeStart w:id="592" w:author="Author" w:date="2021-01-27T17:54:00Z" w:name="move62662503"/>
      <w:moveFrom w:id="593" w:author="Author" w:date="2021-01-27T17:54:00Z">
        <w:del w:id="594" w:author="Author" w:date="2021-02-08T14:13:00Z">
          <w:r w:rsidRPr="00CE154F" w:rsidDel="00570755">
            <w:delText>However, the</w:delText>
          </w:r>
        </w:del>
      </w:moveFrom>
      <w:moveFromRangeEnd w:id="592"/>
    </w:p>
    <w:tbl>
      <w:tblPr>
        <w:tblpPr w:vertAnchor="text" w:horzAnchor="margin"/>
        <w:tblOverlap w:val="never"/>
        <w:tblW w:w="9964" w:type="dxa"/>
        <w:tblCellMar>
          <w:top w:w="18" w:type="dxa"/>
          <w:right w:w="1" w:type="dxa"/>
        </w:tblCellMar>
        <w:tblLook w:val="04A0" w:firstRow="1" w:lastRow="0" w:firstColumn="1" w:lastColumn="0" w:noHBand="0" w:noVBand="1"/>
      </w:tblPr>
      <w:tblGrid>
        <w:gridCol w:w="10072"/>
      </w:tblGrid>
      <w:tr w:rsidR="003C4DD3" w:rsidRPr="00CE154F" w14:paraId="0F3619CD" w14:textId="77777777" w:rsidTr="003C4DD3">
        <w:trPr>
          <w:trHeight w:val="783"/>
        </w:trPr>
        <w:tc>
          <w:tcPr>
            <w:tcW w:w="9963" w:type="dxa"/>
            <w:tcBorders>
              <w:top w:val="nil"/>
              <w:left w:val="nil"/>
              <w:bottom w:val="nil"/>
              <w:right w:val="nil"/>
            </w:tcBorders>
          </w:tcPr>
          <w:p w14:paraId="6CD24960" w14:textId="77777777" w:rsidR="003C4DD3" w:rsidRPr="00CE154F" w:rsidRDefault="003C4DD3" w:rsidP="003C4DD3">
            <w:pPr>
              <w:pStyle w:val="TCTableBody"/>
            </w:pPr>
          </w:p>
          <w:p w14:paraId="5A55E84D" w14:textId="77777777" w:rsidR="003C4DD3" w:rsidRPr="00CE154F" w:rsidRDefault="003C4DD3">
            <w:pPr>
              <w:pStyle w:val="VBChartTitle"/>
              <w:pPrChange w:id="595" w:author="Author" w:date="2021-01-29T11:08:00Z">
                <w:pPr>
                  <w:pStyle w:val="TCTableBody"/>
                  <w:framePr w:wrap="around" w:vAnchor="text" w:hAnchor="margin"/>
                  <w:suppressOverlap/>
                </w:pPr>
              </w:pPrChange>
            </w:pPr>
            <w:commentRangeStart w:id="596"/>
            <w:r w:rsidRPr="00CE154F">
              <w:t xml:space="preserve">Table 1: Input parameters for </w:t>
            </w:r>
            <w:proofErr w:type="spellStart"/>
            <w:r w:rsidRPr="00CE154F">
              <w:t>AFORS</w:t>
            </w:r>
            <w:proofErr w:type="spellEnd"/>
            <w:r w:rsidRPr="00CE154F">
              <w:t>-HET simulation.</w:t>
            </w:r>
            <w:commentRangeEnd w:id="596"/>
            <w:r w:rsidR="000D01AC" w:rsidRPr="00CE154F">
              <w:rPr>
                <w:rStyle w:val="CommentReference"/>
              </w:rPr>
              <w:commentReference w:id="596"/>
            </w:r>
          </w:p>
          <w:tbl>
            <w:tblPr>
              <w:tblW w:w="9963" w:type="dxa"/>
              <w:tblCellMar>
                <w:top w:w="36" w:type="dxa"/>
                <w:right w:w="50" w:type="dxa"/>
              </w:tblCellMar>
              <w:tblLook w:val="04A0" w:firstRow="1" w:lastRow="0" w:firstColumn="1" w:lastColumn="0" w:noHBand="0" w:noVBand="1"/>
            </w:tblPr>
            <w:tblGrid>
              <w:gridCol w:w="2875"/>
              <w:gridCol w:w="2160"/>
              <w:gridCol w:w="1620"/>
              <w:gridCol w:w="1738"/>
              <w:gridCol w:w="1570"/>
            </w:tblGrid>
            <w:tr w:rsidR="003C4DD3" w:rsidRPr="00CE154F" w14:paraId="4F35B88D" w14:textId="77777777" w:rsidTr="006F5AF5">
              <w:trPr>
                <w:trHeight w:val="257"/>
              </w:trPr>
              <w:tc>
                <w:tcPr>
                  <w:tcW w:w="2875" w:type="dxa"/>
                  <w:tcBorders>
                    <w:top w:val="single" w:sz="4" w:space="0" w:color="auto"/>
                    <w:bottom w:val="single" w:sz="4" w:space="0" w:color="auto"/>
                  </w:tcBorders>
                </w:tcPr>
                <w:p w14:paraId="2CBDB8B3" w14:textId="77777777" w:rsidR="003C4DD3" w:rsidRPr="00CE154F" w:rsidRDefault="003C4DD3" w:rsidP="00F34C6C">
                  <w:pPr>
                    <w:pStyle w:val="TCTableBody"/>
                    <w:framePr w:wrap="around" w:vAnchor="text" w:hAnchor="margin"/>
                    <w:suppressOverlap/>
                  </w:pPr>
                  <w:r w:rsidRPr="00CE154F">
                    <w:t>Parameters</w:t>
                  </w:r>
                </w:p>
              </w:tc>
              <w:tc>
                <w:tcPr>
                  <w:tcW w:w="2160" w:type="dxa"/>
                  <w:tcBorders>
                    <w:top w:val="single" w:sz="4" w:space="0" w:color="auto"/>
                    <w:bottom w:val="single" w:sz="4" w:space="0" w:color="auto"/>
                  </w:tcBorders>
                </w:tcPr>
                <w:p w14:paraId="056385FF" w14:textId="77777777" w:rsidR="003C4DD3" w:rsidRPr="00CE154F" w:rsidRDefault="003C4DD3" w:rsidP="00F34C6C">
                  <w:pPr>
                    <w:pStyle w:val="TCTableBody"/>
                    <w:framePr w:wrap="around" w:vAnchor="text" w:hAnchor="margin"/>
                    <w:suppressOverlap/>
                  </w:pPr>
                  <w:proofErr w:type="spellStart"/>
                  <w:r w:rsidRPr="00CE154F">
                    <w:t>a-Si:H</w:t>
                  </w:r>
                  <w:proofErr w:type="spellEnd"/>
                  <w:r w:rsidRPr="00CE154F">
                    <w:t>(p)</w:t>
                  </w:r>
                </w:p>
              </w:tc>
              <w:tc>
                <w:tcPr>
                  <w:tcW w:w="1620" w:type="dxa"/>
                  <w:tcBorders>
                    <w:top w:val="single" w:sz="4" w:space="0" w:color="auto"/>
                    <w:bottom w:val="single" w:sz="4" w:space="0" w:color="auto"/>
                  </w:tcBorders>
                </w:tcPr>
                <w:p w14:paraId="56182861" w14:textId="77777777" w:rsidR="003C4DD3" w:rsidRPr="00CE154F" w:rsidRDefault="003C4DD3" w:rsidP="00F34C6C">
                  <w:pPr>
                    <w:pStyle w:val="TCTableBody"/>
                    <w:framePr w:wrap="around" w:vAnchor="text" w:hAnchor="margin"/>
                    <w:suppressOverlap/>
                  </w:pPr>
                  <w:proofErr w:type="spellStart"/>
                  <w:r w:rsidRPr="00CE154F">
                    <w:t>a-Si:H</w:t>
                  </w:r>
                  <w:proofErr w:type="spellEnd"/>
                  <w:r w:rsidRPr="00CE154F">
                    <w:t>(</w:t>
                  </w:r>
                  <w:proofErr w:type="spellStart"/>
                  <w:r w:rsidRPr="00CE154F">
                    <w:t>i</w:t>
                  </w:r>
                  <w:proofErr w:type="spellEnd"/>
                  <w:r w:rsidRPr="00CE154F">
                    <w:t>)</w:t>
                  </w:r>
                </w:p>
              </w:tc>
              <w:tc>
                <w:tcPr>
                  <w:tcW w:w="1738" w:type="dxa"/>
                  <w:tcBorders>
                    <w:top w:val="single" w:sz="4" w:space="0" w:color="auto"/>
                    <w:bottom w:val="single" w:sz="4" w:space="0" w:color="auto"/>
                  </w:tcBorders>
                </w:tcPr>
                <w:p w14:paraId="77D1F989" w14:textId="77777777" w:rsidR="003C4DD3" w:rsidRPr="00CE154F" w:rsidRDefault="003C4DD3" w:rsidP="00F34C6C">
                  <w:pPr>
                    <w:pStyle w:val="TCTableBody"/>
                    <w:framePr w:wrap="around" w:vAnchor="text" w:hAnchor="margin"/>
                    <w:suppressOverlap/>
                  </w:pPr>
                  <w:r w:rsidRPr="00CE154F">
                    <w:t>c-Si(n)</w:t>
                  </w:r>
                </w:p>
              </w:tc>
              <w:tc>
                <w:tcPr>
                  <w:tcW w:w="1570" w:type="dxa"/>
                  <w:tcBorders>
                    <w:top w:val="single" w:sz="4" w:space="0" w:color="auto"/>
                    <w:bottom w:val="single" w:sz="4" w:space="0" w:color="auto"/>
                  </w:tcBorders>
                </w:tcPr>
                <w:p w14:paraId="4D5EF6FA" w14:textId="77777777" w:rsidR="003C4DD3" w:rsidRPr="00CE154F" w:rsidRDefault="003C4DD3" w:rsidP="00F34C6C">
                  <w:pPr>
                    <w:pStyle w:val="TCTableBody"/>
                    <w:framePr w:wrap="around" w:vAnchor="text" w:hAnchor="margin"/>
                    <w:suppressOverlap/>
                  </w:pPr>
                  <w:proofErr w:type="spellStart"/>
                  <w:r w:rsidRPr="00CE154F">
                    <w:t>a-Si:H</w:t>
                  </w:r>
                  <w:proofErr w:type="spellEnd"/>
                  <w:r w:rsidRPr="00CE154F">
                    <w:t>(n</w:t>
                  </w:r>
                  <w:r w:rsidRPr="00CE154F">
                    <w:rPr>
                      <w:vertAlign w:val="superscript"/>
                    </w:rPr>
                    <w:t>+</w:t>
                  </w:r>
                  <w:r w:rsidRPr="00CE154F">
                    <w:t>)</w:t>
                  </w:r>
                </w:p>
              </w:tc>
            </w:tr>
            <w:tr w:rsidR="003C4DD3" w:rsidRPr="00CE154F" w14:paraId="667A7B23" w14:textId="77777777" w:rsidTr="006F5AF5">
              <w:trPr>
                <w:trHeight w:val="273"/>
              </w:trPr>
              <w:tc>
                <w:tcPr>
                  <w:tcW w:w="2875" w:type="dxa"/>
                  <w:tcBorders>
                    <w:top w:val="single" w:sz="4" w:space="0" w:color="auto"/>
                  </w:tcBorders>
                </w:tcPr>
                <w:p w14:paraId="5AF5C9FE" w14:textId="77777777" w:rsidR="003C4DD3" w:rsidRPr="00CE154F" w:rsidRDefault="003C4DD3" w:rsidP="00F34C6C">
                  <w:pPr>
                    <w:pStyle w:val="TCTableBody"/>
                    <w:framePr w:wrap="around" w:vAnchor="text" w:hAnchor="margin"/>
                    <w:suppressOverlap/>
                  </w:pPr>
                  <w:r w:rsidRPr="00CE154F">
                    <w:t>Thickness (nm)</w:t>
                  </w:r>
                </w:p>
              </w:tc>
              <w:tc>
                <w:tcPr>
                  <w:tcW w:w="2160" w:type="dxa"/>
                  <w:tcBorders>
                    <w:top w:val="single" w:sz="4" w:space="0" w:color="auto"/>
                  </w:tcBorders>
                </w:tcPr>
                <w:p w14:paraId="22530E23" w14:textId="77777777" w:rsidR="003C4DD3" w:rsidRPr="00CE154F" w:rsidRDefault="003C4DD3" w:rsidP="00F34C6C">
                  <w:pPr>
                    <w:pStyle w:val="TCTableBody"/>
                    <w:framePr w:wrap="around" w:vAnchor="text" w:hAnchor="margin"/>
                    <w:suppressOverlap/>
                  </w:pPr>
                  <w:r w:rsidRPr="00CE154F">
                    <w:t>5</w:t>
                  </w:r>
                </w:p>
              </w:tc>
              <w:tc>
                <w:tcPr>
                  <w:tcW w:w="1620" w:type="dxa"/>
                  <w:tcBorders>
                    <w:top w:val="single" w:sz="4" w:space="0" w:color="auto"/>
                  </w:tcBorders>
                </w:tcPr>
                <w:p w14:paraId="675207AA" w14:textId="77777777" w:rsidR="003C4DD3" w:rsidRPr="00CE154F" w:rsidRDefault="003C4DD3" w:rsidP="00F34C6C">
                  <w:pPr>
                    <w:pStyle w:val="TCTableBody"/>
                    <w:framePr w:wrap="around" w:vAnchor="text" w:hAnchor="margin"/>
                    <w:suppressOverlap/>
                  </w:pPr>
                  <w:r w:rsidRPr="00CE154F">
                    <w:t>5</w:t>
                  </w:r>
                </w:p>
              </w:tc>
              <w:tc>
                <w:tcPr>
                  <w:tcW w:w="1738" w:type="dxa"/>
                  <w:tcBorders>
                    <w:top w:val="single" w:sz="4" w:space="0" w:color="auto"/>
                  </w:tcBorders>
                </w:tcPr>
                <w:p w14:paraId="50FCF261" w14:textId="17A6CB01" w:rsidR="003C4DD3" w:rsidRPr="00CE154F" w:rsidRDefault="003C4DD3" w:rsidP="00F34C6C">
                  <w:pPr>
                    <w:pStyle w:val="TCTableBody"/>
                    <w:framePr w:wrap="around" w:vAnchor="text" w:hAnchor="margin"/>
                    <w:suppressOverlap/>
                  </w:pPr>
                  <w:r w:rsidRPr="00CE154F">
                    <w:t>1.7×10</w:t>
                  </w:r>
                  <w:r w:rsidRPr="00CE154F">
                    <w:rPr>
                      <w:vertAlign w:val="superscript"/>
                    </w:rPr>
                    <w:t>5</w:t>
                  </w:r>
                </w:p>
              </w:tc>
              <w:tc>
                <w:tcPr>
                  <w:tcW w:w="1570" w:type="dxa"/>
                  <w:tcBorders>
                    <w:top w:val="single" w:sz="4" w:space="0" w:color="auto"/>
                  </w:tcBorders>
                </w:tcPr>
                <w:p w14:paraId="12EB431D" w14:textId="77777777" w:rsidR="003C4DD3" w:rsidRPr="00CE154F" w:rsidRDefault="003C4DD3" w:rsidP="00F34C6C">
                  <w:pPr>
                    <w:pStyle w:val="TCTableBody"/>
                    <w:framePr w:wrap="around" w:vAnchor="text" w:hAnchor="margin"/>
                    <w:suppressOverlap/>
                  </w:pPr>
                  <w:r w:rsidRPr="00CE154F">
                    <w:t>5</w:t>
                  </w:r>
                </w:p>
              </w:tc>
            </w:tr>
            <w:tr w:rsidR="003C4DD3" w:rsidRPr="00CE154F" w14:paraId="42E1D546" w14:textId="77777777" w:rsidTr="006F5AF5">
              <w:trPr>
                <w:trHeight w:val="249"/>
              </w:trPr>
              <w:tc>
                <w:tcPr>
                  <w:tcW w:w="2875" w:type="dxa"/>
                </w:tcPr>
                <w:p w14:paraId="03D2D21F" w14:textId="77777777" w:rsidR="003C4DD3" w:rsidRPr="00CE154F" w:rsidRDefault="003C4DD3" w:rsidP="00F34C6C">
                  <w:pPr>
                    <w:pStyle w:val="TCTableBody"/>
                    <w:framePr w:wrap="around" w:vAnchor="text" w:hAnchor="margin"/>
                    <w:suppressOverlap/>
                  </w:pPr>
                  <w:r w:rsidRPr="00CE154F">
                    <w:t>Dielectric constant</w:t>
                  </w:r>
                </w:p>
              </w:tc>
              <w:tc>
                <w:tcPr>
                  <w:tcW w:w="2160" w:type="dxa"/>
                </w:tcPr>
                <w:p w14:paraId="49D3B206" w14:textId="77777777" w:rsidR="003C4DD3" w:rsidRPr="00CE154F" w:rsidRDefault="003C4DD3" w:rsidP="00F34C6C">
                  <w:pPr>
                    <w:pStyle w:val="TCTableBody"/>
                    <w:framePr w:wrap="around" w:vAnchor="text" w:hAnchor="margin"/>
                    <w:suppressOverlap/>
                  </w:pPr>
                  <w:r w:rsidRPr="00CE154F">
                    <w:t>11.9</w:t>
                  </w:r>
                </w:p>
              </w:tc>
              <w:tc>
                <w:tcPr>
                  <w:tcW w:w="1620" w:type="dxa"/>
                </w:tcPr>
                <w:p w14:paraId="596163F3" w14:textId="77777777" w:rsidR="003C4DD3" w:rsidRPr="00CE154F" w:rsidRDefault="003C4DD3" w:rsidP="00F34C6C">
                  <w:pPr>
                    <w:pStyle w:val="TCTableBody"/>
                    <w:framePr w:wrap="around" w:vAnchor="text" w:hAnchor="margin"/>
                    <w:suppressOverlap/>
                  </w:pPr>
                  <w:r w:rsidRPr="00CE154F">
                    <w:t>11.9</w:t>
                  </w:r>
                </w:p>
              </w:tc>
              <w:tc>
                <w:tcPr>
                  <w:tcW w:w="1738" w:type="dxa"/>
                </w:tcPr>
                <w:p w14:paraId="08443DF8" w14:textId="77777777" w:rsidR="003C4DD3" w:rsidRPr="00CE154F" w:rsidRDefault="003C4DD3" w:rsidP="00F34C6C">
                  <w:pPr>
                    <w:pStyle w:val="TCTableBody"/>
                    <w:framePr w:wrap="around" w:vAnchor="text" w:hAnchor="margin"/>
                    <w:suppressOverlap/>
                  </w:pPr>
                  <w:r w:rsidRPr="00CE154F">
                    <w:t>11.9</w:t>
                  </w:r>
                </w:p>
              </w:tc>
              <w:tc>
                <w:tcPr>
                  <w:tcW w:w="1570" w:type="dxa"/>
                </w:tcPr>
                <w:p w14:paraId="3D09FAA8" w14:textId="77777777" w:rsidR="003C4DD3" w:rsidRPr="00CE154F" w:rsidRDefault="003C4DD3" w:rsidP="00F34C6C">
                  <w:pPr>
                    <w:pStyle w:val="TCTableBody"/>
                    <w:framePr w:wrap="around" w:vAnchor="text" w:hAnchor="margin"/>
                    <w:suppressOverlap/>
                  </w:pPr>
                  <w:r w:rsidRPr="00CE154F">
                    <w:t>11.9</w:t>
                  </w:r>
                </w:p>
              </w:tc>
            </w:tr>
            <w:tr w:rsidR="003C4DD3" w:rsidRPr="00CE154F" w14:paraId="0359AED1" w14:textId="77777777" w:rsidTr="006F5AF5">
              <w:trPr>
                <w:trHeight w:val="249"/>
              </w:trPr>
              <w:tc>
                <w:tcPr>
                  <w:tcW w:w="2875" w:type="dxa"/>
                </w:tcPr>
                <w:p w14:paraId="6CBFBAE4" w14:textId="77777777" w:rsidR="003C4DD3" w:rsidRPr="00CE154F" w:rsidRDefault="003C4DD3" w:rsidP="00F34C6C">
                  <w:pPr>
                    <w:pStyle w:val="TCTableBody"/>
                    <w:framePr w:wrap="around" w:vAnchor="text" w:hAnchor="margin"/>
                    <w:suppressOverlap/>
                  </w:pPr>
                  <w:r w:rsidRPr="00CE154F">
                    <w:t>Electron affinity (eV)</w:t>
                  </w:r>
                </w:p>
              </w:tc>
              <w:tc>
                <w:tcPr>
                  <w:tcW w:w="2160" w:type="dxa"/>
                </w:tcPr>
                <w:p w14:paraId="12719C37" w14:textId="77777777" w:rsidR="003C4DD3" w:rsidRPr="00CE154F" w:rsidRDefault="003C4DD3" w:rsidP="00F34C6C">
                  <w:pPr>
                    <w:pStyle w:val="TCTableBody"/>
                    <w:framePr w:wrap="around" w:vAnchor="text" w:hAnchor="margin"/>
                    <w:suppressOverlap/>
                  </w:pPr>
                  <w:r w:rsidRPr="00CE154F">
                    <w:t>3.8</w:t>
                  </w:r>
                </w:p>
              </w:tc>
              <w:tc>
                <w:tcPr>
                  <w:tcW w:w="1620" w:type="dxa"/>
                </w:tcPr>
                <w:p w14:paraId="2B82A64D" w14:textId="77777777" w:rsidR="003C4DD3" w:rsidRPr="00CE154F" w:rsidRDefault="003C4DD3" w:rsidP="00F34C6C">
                  <w:pPr>
                    <w:pStyle w:val="TCTableBody"/>
                    <w:framePr w:wrap="around" w:vAnchor="text" w:hAnchor="margin"/>
                    <w:suppressOverlap/>
                  </w:pPr>
                  <w:r w:rsidRPr="00CE154F">
                    <w:t>3.8</w:t>
                  </w:r>
                </w:p>
              </w:tc>
              <w:tc>
                <w:tcPr>
                  <w:tcW w:w="1738" w:type="dxa"/>
                </w:tcPr>
                <w:p w14:paraId="4E3293EA" w14:textId="77777777" w:rsidR="003C4DD3" w:rsidRPr="00CE154F" w:rsidRDefault="003C4DD3" w:rsidP="00F34C6C">
                  <w:pPr>
                    <w:pStyle w:val="TCTableBody"/>
                    <w:framePr w:wrap="around" w:vAnchor="text" w:hAnchor="margin"/>
                    <w:suppressOverlap/>
                  </w:pPr>
                  <w:r w:rsidRPr="00CE154F">
                    <w:t>4.05</w:t>
                  </w:r>
                </w:p>
              </w:tc>
              <w:tc>
                <w:tcPr>
                  <w:tcW w:w="1570" w:type="dxa"/>
                </w:tcPr>
                <w:p w14:paraId="05615DD7" w14:textId="77777777" w:rsidR="003C4DD3" w:rsidRPr="00CE154F" w:rsidRDefault="003C4DD3" w:rsidP="00F34C6C">
                  <w:pPr>
                    <w:pStyle w:val="TCTableBody"/>
                    <w:framePr w:wrap="around" w:vAnchor="text" w:hAnchor="margin"/>
                    <w:suppressOverlap/>
                  </w:pPr>
                  <w:r w:rsidRPr="00CE154F">
                    <w:t>3.8</w:t>
                  </w:r>
                </w:p>
              </w:tc>
            </w:tr>
            <w:tr w:rsidR="003C4DD3" w:rsidRPr="00CE154F" w14:paraId="6A79EEE7" w14:textId="77777777" w:rsidTr="006F5AF5">
              <w:trPr>
                <w:trHeight w:val="235"/>
              </w:trPr>
              <w:tc>
                <w:tcPr>
                  <w:tcW w:w="2875" w:type="dxa"/>
                </w:tcPr>
                <w:p w14:paraId="229433C3" w14:textId="77777777" w:rsidR="003C4DD3" w:rsidRPr="00CE154F" w:rsidRDefault="003C4DD3" w:rsidP="00F34C6C">
                  <w:pPr>
                    <w:pStyle w:val="TCTableBody"/>
                    <w:framePr w:wrap="around" w:vAnchor="text" w:hAnchor="margin"/>
                    <w:suppressOverlap/>
                  </w:pPr>
                  <w:r w:rsidRPr="00CE154F">
                    <w:t>Band gap (eV)</w:t>
                  </w:r>
                </w:p>
              </w:tc>
              <w:tc>
                <w:tcPr>
                  <w:tcW w:w="2160" w:type="dxa"/>
                </w:tcPr>
                <w:p w14:paraId="2A927D48" w14:textId="77777777" w:rsidR="003C4DD3" w:rsidRPr="00CE154F" w:rsidRDefault="003C4DD3" w:rsidP="00F34C6C">
                  <w:pPr>
                    <w:pStyle w:val="TCTableBody"/>
                    <w:framePr w:wrap="around" w:vAnchor="text" w:hAnchor="margin"/>
                    <w:suppressOverlap/>
                  </w:pPr>
                  <w:r w:rsidRPr="00CE154F">
                    <w:t>1.70</w:t>
                  </w:r>
                </w:p>
              </w:tc>
              <w:tc>
                <w:tcPr>
                  <w:tcW w:w="1620" w:type="dxa"/>
                </w:tcPr>
                <w:p w14:paraId="50DD0AE6" w14:textId="77777777" w:rsidR="003C4DD3" w:rsidRPr="00CE154F" w:rsidRDefault="003C4DD3" w:rsidP="00F34C6C">
                  <w:pPr>
                    <w:pStyle w:val="TCTableBody"/>
                    <w:framePr w:wrap="around" w:vAnchor="text" w:hAnchor="margin"/>
                    <w:suppressOverlap/>
                  </w:pPr>
                  <w:r w:rsidRPr="00CE154F">
                    <w:t>1.74</w:t>
                  </w:r>
                </w:p>
              </w:tc>
              <w:tc>
                <w:tcPr>
                  <w:tcW w:w="1738" w:type="dxa"/>
                </w:tcPr>
                <w:p w14:paraId="4AF7E7EE" w14:textId="77777777" w:rsidR="003C4DD3" w:rsidRPr="00CE154F" w:rsidRDefault="003C4DD3" w:rsidP="00F34C6C">
                  <w:pPr>
                    <w:pStyle w:val="TCTableBody"/>
                    <w:framePr w:wrap="around" w:vAnchor="text" w:hAnchor="margin"/>
                    <w:suppressOverlap/>
                  </w:pPr>
                  <w:r w:rsidRPr="00CE154F">
                    <w:t>1.12</w:t>
                  </w:r>
                </w:p>
              </w:tc>
              <w:tc>
                <w:tcPr>
                  <w:tcW w:w="1570" w:type="dxa"/>
                </w:tcPr>
                <w:p w14:paraId="23896F27" w14:textId="77777777" w:rsidR="003C4DD3" w:rsidRPr="00CE154F" w:rsidRDefault="003C4DD3" w:rsidP="00F34C6C">
                  <w:pPr>
                    <w:pStyle w:val="TCTableBody"/>
                    <w:framePr w:wrap="around" w:vAnchor="text" w:hAnchor="margin"/>
                    <w:suppressOverlap/>
                  </w:pPr>
                  <w:r w:rsidRPr="00CE154F">
                    <w:t>1.70</w:t>
                  </w:r>
                </w:p>
              </w:tc>
            </w:tr>
            <w:tr w:rsidR="003C4DD3" w:rsidRPr="00CE154F" w14:paraId="12EFB7E1" w14:textId="77777777" w:rsidTr="006F5AF5">
              <w:trPr>
                <w:trHeight w:val="249"/>
              </w:trPr>
              <w:tc>
                <w:tcPr>
                  <w:tcW w:w="2875" w:type="dxa"/>
                </w:tcPr>
                <w:p w14:paraId="62CEF58C" w14:textId="77777777" w:rsidR="003C4DD3" w:rsidRPr="00CE154F" w:rsidRDefault="003C4DD3" w:rsidP="00F34C6C">
                  <w:pPr>
                    <w:pStyle w:val="TCTableBody"/>
                    <w:framePr w:wrap="around" w:vAnchor="text" w:hAnchor="margin"/>
                    <w:suppressOverlap/>
                  </w:pPr>
                  <w:r w:rsidRPr="00CE154F">
                    <w:t>Effective conduction band density (cm</w:t>
                  </w:r>
                  <w:r w:rsidRPr="00CE154F">
                    <w:rPr>
                      <w:vertAlign w:val="superscript"/>
                    </w:rPr>
                    <w:t>−3</w:t>
                  </w:r>
                  <w:r w:rsidRPr="00CE154F">
                    <w:t>)</w:t>
                  </w:r>
                </w:p>
              </w:tc>
              <w:tc>
                <w:tcPr>
                  <w:tcW w:w="2160" w:type="dxa"/>
                </w:tcPr>
                <w:p w14:paraId="38AEEFB3" w14:textId="7A9DFC96" w:rsidR="003C4DD3" w:rsidRPr="00CE154F" w:rsidRDefault="003C4DD3" w:rsidP="00F34C6C">
                  <w:pPr>
                    <w:pStyle w:val="TCTableBody"/>
                    <w:framePr w:wrap="around" w:vAnchor="text" w:hAnchor="margin"/>
                    <w:suppressOverlap/>
                  </w:pPr>
                  <w:r w:rsidRPr="00CE154F">
                    <w:t>1.0×10</w:t>
                  </w:r>
                  <w:r w:rsidRPr="00CE154F">
                    <w:rPr>
                      <w:vertAlign w:val="superscript"/>
                    </w:rPr>
                    <w:t>20</w:t>
                  </w:r>
                </w:p>
              </w:tc>
              <w:tc>
                <w:tcPr>
                  <w:tcW w:w="1620" w:type="dxa"/>
                </w:tcPr>
                <w:p w14:paraId="2A2E78D3" w14:textId="5663DFEC" w:rsidR="003C4DD3" w:rsidRPr="00CE154F" w:rsidRDefault="003C4DD3" w:rsidP="00F34C6C">
                  <w:pPr>
                    <w:pStyle w:val="TCTableBody"/>
                    <w:framePr w:wrap="around" w:vAnchor="text" w:hAnchor="margin"/>
                    <w:suppressOverlap/>
                  </w:pPr>
                  <w:r w:rsidRPr="00CE154F">
                    <w:t>1.0×10</w:t>
                  </w:r>
                  <w:r w:rsidRPr="00CE154F">
                    <w:rPr>
                      <w:vertAlign w:val="superscript"/>
                    </w:rPr>
                    <w:t>20</w:t>
                  </w:r>
                </w:p>
              </w:tc>
              <w:tc>
                <w:tcPr>
                  <w:tcW w:w="1738" w:type="dxa"/>
                </w:tcPr>
                <w:p w14:paraId="53DE057A" w14:textId="03E1EAC3" w:rsidR="003C4DD3" w:rsidRPr="00CE154F" w:rsidRDefault="003C4DD3" w:rsidP="00F34C6C">
                  <w:pPr>
                    <w:pStyle w:val="TCTableBody"/>
                    <w:framePr w:wrap="around" w:vAnchor="text" w:hAnchor="margin"/>
                    <w:suppressOverlap/>
                  </w:pPr>
                  <w:r w:rsidRPr="00CE154F">
                    <w:t>2.8×10</w:t>
                  </w:r>
                  <w:r w:rsidRPr="00CE154F">
                    <w:rPr>
                      <w:vertAlign w:val="superscript"/>
                    </w:rPr>
                    <w:t>19</w:t>
                  </w:r>
                </w:p>
              </w:tc>
              <w:tc>
                <w:tcPr>
                  <w:tcW w:w="1570" w:type="dxa"/>
                </w:tcPr>
                <w:p w14:paraId="0784F676" w14:textId="16985E3A" w:rsidR="003C4DD3" w:rsidRPr="00CE154F" w:rsidRDefault="003C4DD3" w:rsidP="00F34C6C">
                  <w:pPr>
                    <w:pStyle w:val="TCTableBody"/>
                    <w:framePr w:wrap="around" w:vAnchor="text" w:hAnchor="margin"/>
                    <w:suppressOverlap/>
                  </w:pPr>
                  <w:r w:rsidRPr="00CE154F">
                    <w:t>1.0×10</w:t>
                  </w:r>
                  <w:r w:rsidRPr="00CE154F">
                    <w:rPr>
                      <w:vertAlign w:val="superscript"/>
                    </w:rPr>
                    <w:t>20</w:t>
                  </w:r>
                </w:p>
              </w:tc>
            </w:tr>
            <w:tr w:rsidR="003C4DD3" w:rsidRPr="00CE154F" w14:paraId="0B137F64" w14:textId="77777777" w:rsidTr="006F5AF5">
              <w:trPr>
                <w:trHeight w:val="249"/>
              </w:trPr>
              <w:tc>
                <w:tcPr>
                  <w:tcW w:w="2875" w:type="dxa"/>
                </w:tcPr>
                <w:p w14:paraId="116DF042" w14:textId="77777777" w:rsidR="003C4DD3" w:rsidRPr="00CE154F" w:rsidRDefault="003C4DD3" w:rsidP="00F34C6C">
                  <w:pPr>
                    <w:pStyle w:val="TCTableBody"/>
                    <w:framePr w:wrap="around" w:vAnchor="text" w:hAnchor="margin"/>
                    <w:suppressOverlap/>
                  </w:pPr>
                  <w:r w:rsidRPr="00CE154F">
                    <w:t>Effective valence band density (cm</w:t>
                  </w:r>
                  <w:r w:rsidRPr="00CE154F">
                    <w:rPr>
                      <w:vertAlign w:val="superscript"/>
                    </w:rPr>
                    <w:t>−3</w:t>
                  </w:r>
                  <w:r w:rsidRPr="00CE154F">
                    <w:t>)</w:t>
                  </w:r>
                </w:p>
              </w:tc>
              <w:tc>
                <w:tcPr>
                  <w:tcW w:w="2160" w:type="dxa"/>
                </w:tcPr>
                <w:p w14:paraId="41A6CC53" w14:textId="2965BF2B" w:rsidR="003C4DD3" w:rsidRPr="00CE154F" w:rsidRDefault="003C4DD3" w:rsidP="00F34C6C">
                  <w:pPr>
                    <w:pStyle w:val="TCTableBody"/>
                    <w:framePr w:wrap="around" w:vAnchor="text" w:hAnchor="margin"/>
                    <w:suppressOverlap/>
                  </w:pPr>
                  <w:r w:rsidRPr="00CE154F">
                    <w:t>1.0×10</w:t>
                  </w:r>
                  <w:r w:rsidRPr="00CE154F">
                    <w:rPr>
                      <w:vertAlign w:val="superscript"/>
                    </w:rPr>
                    <w:t>20</w:t>
                  </w:r>
                </w:p>
              </w:tc>
              <w:tc>
                <w:tcPr>
                  <w:tcW w:w="1620" w:type="dxa"/>
                </w:tcPr>
                <w:p w14:paraId="36F95668" w14:textId="73D97456" w:rsidR="003C4DD3" w:rsidRPr="00CE154F" w:rsidRDefault="003C4DD3" w:rsidP="00F34C6C">
                  <w:pPr>
                    <w:pStyle w:val="TCTableBody"/>
                    <w:framePr w:wrap="around" w:vAnchor="text" w:hAnchor="margin"/>
                    <w:suppressOverlap/>
                  </w:pPr>
                  <w:r w:rsidRPr="00CE154F">
                    <w:t>1.0×10</w:t>
                  </w:r>
                  <w:r w:rsidRPr="00CE154F">
                    <w:rPr>
                      <w:vertAlign w:val="superscript"/>
                    </w:rPr>
                    <w:t>20</w:t>
                  </w:r>
                </w:p>
              </w:tc>
              <w:tc>
                <w:tcPr>
                  <w:tcW w:w="1738" w:type="dxa"/>
                </w:tcPr>
                <w:p w14:paraId="1674ADD9" w14:textId="1DBAF3E5" w:rsidR="003C4DD3" w:rsidRPr="00CE154F" w:rsidRDefault="003C4DD3" w:rsidP="00F34C6C">
                  <w:pPr>
                    <w:pStyle w:val="TCTableBody"/>
                    <w:framePr w:wrap="around" w:vAnchor="text" w:hAnchor="margin"/>
                    <w:suppressOverlap/>
                  </w:pPr>
                  <w:r w:rsidRPr="00CE154F">
                    <w:t>1.04×10</w:t>
                  </w:r>
                  <w:r w:rsidRPr="00CE154F">
                    <w:rPr>
                      <w:vertAlign w:val="superscript"/>
                    </w:rPr>
                    <w:t>19</w:t>
                  </w:r>
                </w:p>
              </w:tc>
              <w:tc>
                <w:tcPr>
                  <w:tcW w:w="1570" w:type="dxa"/>
                </w:tcPr>
                <w:p w14:paraId="153E1E0C" w14:textId="7EF1A110" w:rsidR="003C4DD3" w:rsidRPr="00CE154F" w:rsidRDefault="003C4DD3" w:rsidP="00F34C6C">
                  <w:pPr>
                    <w:pStyle w:val="TCTableBody"/>
                    <w:framePr w:wrap="around" w:vAnchor="text" w:hAnchor="margin"/>
                    <w:suppressOverlap/>
                  </w:pPr>
                  <w:r w:rsidRPr="00CE154F">
                    <w:t>1.0×10</w:t>
                  </w:r>
                  <w:r w:rsidRPr="00CE154F">
                    <w:rPr>
                      <w:vertAlign w:val="superscript"/>
                    </w:rPr>
                    <w:t>20</w:t>
                  </w:r>
                </w:p>
              </w:tc>
            </w:tr>
            <w:tr w:rsidR="003C4DD3" w:rsidRPr="00CE154F" w14:paraId="6647CED0" w14:textId="77777777" w:rsidTr="006F5AF5">
              <w:trPr>
                <w:trHeight w:val="249"/>
              </w:trPr>
              <w:tc>
                <w:tcPr>
                  <w:tcW w:w="2875" w:type="dxa"/>
                </w:tcPr>
                <w:p w14:paraId="060AC851" w14:textId="4EB854AA" w:rsidR="003C4DD3" w:rsidRPr="00CE154F" w:rsidRDefault="003C4DD3" w:rsidP="00F34C6C">
                  <w:pPr>
                    <w:pStyle w:val="TCTableBody"/>
                    <w:framePr w:wrap="around" w:vAnchor="text" w:hAnchor="margin"/>
                    <w:suppressOverlap/>
                  </w:pPr>
                  <w:r w:rsidRPr="00CE154F">
                    <w:t>Electron mobility (</w:t>
                  </w:r>
                  <w:proofErr w:type="spellStart"/>
                  <w:r w:rsidRPr="00CE154F">
                    <w:t>cm</w:t>
                  </w:r>
                  <w:r w:rsidRPr="00CE154F">
                    <w:rPr>
                      <w:vertAlign w:val="superscript"/>
                    </w:rPr>
                    <w:t>2</w:t>
                  </w:r>
                  <w:proofErr w:type="spellEnd"/>
                  <w:ins w:id="597" w:author="Author" w:date="2021-02-08T14:05:00Z">
                    <w:r w:rsidR="00F74BE3" w:rsidRPr="00CE154F">
                      <w:rPr>
                        <w:vertAlign w:val="superscript"/>
                      </w:rPr>
                      <w:t xml:space="preserve"> </w:t>
                    </w:r>
                  </w:ins>
                  <w:r w:rsidRPr="00CE154F">
                    <w:t>V</w:t>
                  </w:r>
                  <w:r w:rsidRPr="00CE154F">
                    <w:rPr>
                      <w:vertAlign w:val="superscript"/>
                    </w:rPr>
                    <w:t>−1</w:t>
                  </w:r>
                  <w:r w:rsidRPr="00CE154F">
                    <w:t>s</w:t>
                  </w:r>
                  <w:r w:rsidRPr="00CE154F">
                    <w:rPr>
                      <w:vertAlign w:val="superscript"/>
                    </w:rPr>
                    <w:t>−1</w:t>
                  </w:r>
                  <w:r w:rsidRPr="00CE154F">
                    <w:t>)</w:t>
                  </w:r>
                </w:p>
              </w:tc>
              <w:tc>
                <w:tcPr>
                  <w:tcW w:w="2160" w:type="dxa"/>
                </w:tcPr>
                <w:p w14:paraId="66B38C9D" w14:textId="77777777" w:rsidR="003C4DD3" w:rsidRPr="00CE154F" w:rsidRDefault="003C4DD3" w:rsidP="00F34C6C">
                  <w:pPr>
                    <w:pStyle w:val="TCTableBody"/>
                    <w:framePr w:wrap="around" w:vAnchor="text" w:hAnchor="margin"/>
                    <w:suppressOverlap/>
                  </w:pPr>
                  <w:r w:rsidRPr="00CE154F">
                    <w:t>10</w:t>
                  </w:r>
                </w:p>
              </w:tc>
              <w:tc>
                <w:tcPr>
                  <w:tcW w:w="1620" w:type="dxa"/>
                </w:tcPr>
                <w:p w14:paraId="11263DED" w14:textId="77777777" w:rsidR="003C4DD3" w:rsidRPr="00CE154F" w:rsidRDefault="003C4DD3" w:rsidP="00F34C6C">
                  <w:pPr>
                    <w:pStyle w:val="TCTableBody"/>
                    <w:framePr w:wrap="around" w:vAnchor="text" w:hAnchor="margin"/>
                    <w:suppressOverlap/>
                  </w:pPr>
                  <w:r w:rsidRPr="00CE154F">
                    <w:t>20</w:t>
                  </w:r>
                </w:p>
              </w:tc>
              <w:tc>
                <w:tcPr>
                  <w:tcW w:w="1738" w:type="dxa"/>
                </w:tcPr>
                <w:p w14:paraId="03226D3E" w14:textId="77777777" w:rsidR="003C4DD3" w:rsidRPr="00CE154F" w:rsidRDefault="003C4DD3" w:rsidP="00F34C6C">
                  <w:pPr>
                    <w:pStyle w:val="TCTableBody"/>
                    <w:framePr w:wrap="around" w:vAnchor="text" w:hAnchor="margin"/>
                    <w:suppressOverlap/>
                  </w:pPr>
                  <w:r w:rsidRPr="00CE154F">
                    <w:t>1040</w:t>
                  </w:r>
                </w:p>
              </w:tc>
              <w:tc>
                <w:tcPr>
                  <w:tcW w:w="1570" w:type="dxa"/>
                </w:tcPr>
                <w:p w14:paraId="5AC58338" w14:textId="77777777" w:rsidR="003C4DD3" w:rsidRPr="00CE154F" w:rsidRDefault="003C4DD3" w:rsidP="00F34C6C">
                  <w:pPr>
                    <w:pStyle w:val="TCTableBody"/>
                    <w:framePr w:wrap="around" w:vAnchor="text" w:hAnchor="margin"/>
                    <w:suppressOverlap/>
                  </w:pPr>
                  <w:r w:rsidRPr="00CE154F">
                    <w:t>10</w:t>
                  </w:r>
                </w:p>
              </w:tc>
            </w:tr>
            <w:tr w:rsidR="003C4DD3" w:rsidRPr="00CE154F" w14:paraId="3382C943" w14:textId="77777777" w:rsidTr="006F5AF5">
              <w:trPr>
                <w:trHeight w:val="249"/>
              </w:trPr>
              <w:tc>
                <w:tcPr>
                  <w:tcW w:w="2875" w:type="dxa"/>
                </w:tcPr>
                <w:p w14:paraId="6BD5FFBD" w14:textId="1094D31B" w:rsidR="003C4DD3" w:rsidRPr="00CE154F" w:rsidRDefault="003C4DD3" w:rsidP="00F34C6C">
                  <w:pPr>
                    <w:pStyle w:val="TCTableBody"/>
                    <w:framePr w:wrap="around" w:vAnchor="text" w:hAnchor="margin"/>
                    <w:suppressOverlap/>
                  </w:pPr>
                  <w:r w:rsidRPr="00CE154F">
                    <w:t>Hole mobility (</w:t>
                  </w:r>
                  <w:proofErr w:type="spellStart"/>
                  <w:r w:rsidRPr="00CE154F">
                    <w:t>cm</w:t>
                  </w:r>
                  <w:r w:rsidRPr="00CE154F">
                    <w:rPr>
                      <w:vertAlign w:val="superscript"/>
                    </w:rPr>
                    <w:t>2</w:t>
                  </w:r>
                  <w:proofErr w:type="spellEnd"/>
                  <w:ins w:id="598" w:author="Author" w:date="2021-02-08T14:05:00Z">
                    <w:r w:rsidR="00F74BE3" w:rsidRPr="00CE154F">
                      <w:rPr>
                        <w:vertAlign w:val="superscript"/>
                      </w:rPr>
                      <w:t xml:space="preserve"> </w:t>
                    </w:r>
                  </w:ins>
                  <w:r w:rsidRPr="00CE154F">
                    <w:t>V</w:t>
                  </w:r>
                  <w:r w:rsidRPr="00CE154F">
                    <w:rPr>
                      <w:vertAlign w:val="superscript"/>
                    </w:rPr>
                    <w:t>−1</w:t>
                  </w:r>
                  <w:r w:rsidRPr="00CE154F">
                    <w:t>s</w:t>
                  </w:r>
                  <w:r w:rsidRPr="00CE154F">
                    <w:rPr>
                      <w:vertAlign w:val="superscript"/>
                    </w:rPr>
                    <w:t>−1</w:t>
                  </w:r>
                  <w:r w:rsidRPr="00CE154F">
                    <w:t>)</w:t>
                  </w:r>
                </w:p>
              </w:tc>
              <w:tc>
                <w:tcPr>
                  <w:tcW w:w="2160" w:type="dxa"/>
                </w:tcPr>
                <w:p w14:paraId="0BC0F15F" w14:textId="77777777" w:rsidR="003C4DD3" w:rsidRPr="00CE154F" w:rsidRDefault="003C4DD3" w:rsidP="00F34C6C">
                  <w:pPr>
                    <w:pStyle w:val="TCTableBody"/>
                    <w:framePr w:wrap="around" w:vAnchor="text" w:hAnchor="margin"/>
                    <w:suppressOverlap/>
                  </w:pPr>
                  <w:r w:rsidRPr="00CE154F">
                    <w:t>1</w:t>
                  </w:r>
                </w:p>
              </w:tc>
              <w:tc>
                <w:tcPr>
                  <w:tcW w:w="1620" w:type="dxa"/>
                </w:tcPr>
                <w:p w14:paraId="03F878CC" w14:textId="77777777" w:rsidR="003C4DD3" w:rsidRPr="00CE154F" w:rsidRDefault="003C4DD3" w:rsidP="00F34C6C">
                  <w:pPr>
                    <w:pStyle w:val="TCTableBody"/>
                    <w:framePr w:wrap="around" w:vAnchor="text" w:hAnchor="margin"/>
                    <w:suppressOverlap/>
                  </w:pPr>
                  <w:r w:rsidRPr="00CE154F">
                    <w:t>2</w:t>
                  </w:r>
                </w:p>
              </w:tc>
              <w:tc>
                <w:tcPr>
                  <w:tcW w:w="1738" w:type="dxa"/>
                </w:tcPr>
                <w:p w14:paraId="6E3ECED2" w14:textId="77777777" w:rsidR="003C4DD3" w:rsidRPr="00CE154F" w:rsidRDefault="003C4DD3" w:rsidP="00F34C6C">
                  <w:pPr>
                    <w:pStyle w:val="TCTableBody"/>
                    <w:framePr w:wrap="around" w:vAnchor="text" w:hAnchor="margin"/>
                    <w:suppressOverlap/>
                  </w:pPr>
                  <w:r w:rsidRPr="00CE154F">
                    <w:t>412</w:t>
                  </w:r>
                </w:p>
              </w:tc>
              <w:tc>
                <w:tcPr>
                  <w:tcW w:w="1570" w:type="dxa"/>
                </w:tcPr>
                <w:p w14:paraId="7A914EA3" w14:textId="77777777" w:rsidR="003C4DD3" w:rsidRPr="00CE154F" w:rsidRDefault="003C4DD3" w:rsidP="00F34C6C">
                  <w:pPr>
                    <w:pStyle w:val="TCTableBody"/>
                    <w:framePr w:wrap="around" w:vAnchor="text" w:hAnchor="margin"/>
                    <w:suppressOverlap/>
                  </w:pPr>
                  <w:r w:rsidRPr="00CE154F">
                    <w:t>1</w:t>
                  </w:r>
                </w:p>
              </w:tc>
            </w:tr>
            <w:tr w:rsidR="003C4DD3" w:rsidRPr="00CE154F" w14:paraId="05AEDCBA" w14:textId="77777777" w:rsidTr="006F5AF5">
              <w:trPr>
                <w:trHeight w:val="249"/>
              </w:trPr>
              <w:tc>
                <w:tcPr>
                  <w:tcW w:w="2875" w:type="dxa"/>
                </w:tcPr>
                <w:p w14:paraId="3B6FE788" w14:textId="77777777" w:rsidR="003C4DD3" w:rsidRPr="00CE154F" w:rsidRDefault="003C4DD3" w:rsidP="00F34C6C">
                  <w:pPr>
                    <w:pStyle w:val="TCTableBody"/>
                    <w:framePr w:wrap="around" w:vAnchor="text" w:hAnchor="margin"/>
                    <w:suppressOverlap/>
                  </w:pPr>
                  <w:r w:rsidRPr="00CE154F">
                    <w:t>Acceptor concentration (cm</w:t>
                  </w:r>
                  <w:r w:rsidRPr="00CE154F">
                    <w:rPr>
                      <w:vertAlign w:val="superscript"/>
                    </w:rPr>
                    <w:t>−3</w:t>
                  </w:r>
                  <w:r w:rsidRPr="00CE154F">
                    <w:t>)</w:t>
                  </w:r>
                </w:p>
              </w:tc>
              <w:tc>
                <w:tcPr>
                  <w:tcW w:w="2160" w:type="dxa"/>
                </w:tcPr>
                <w:p w14:paraId="4F121E3A" w14:textId="6A0F85BE" w:rsidR="003C4DD3" w:rsidRPr="00CE154F" w:rsidRDefault="003C4DD3" w:rsidP="00F34C6C">
                  <w:pPr>
                    <w:pStyle w:val="TCTableBody"/>
                    <w:framePr w:wrap="around" w:vAnchor="text" w:hAnchor="margin"/>
                    <w:suppressOverlap/>
                  </w:pPr>
                  <w:r w:rsidRPr="00CE154F">
                    <w:t>1.0×10</w:t>
                  </w:r>
                  <w:r w:rsidRPr="00CE154F">
                    <w:rPr>
                      <w:vertAlign w:val="superscript"/>
                    </w:rPr>
                    <w:t>19</w:t>
                  </w:r>
                </w:p>
              </w:tc>
              <w:tc>
                <w:tcPr>
                  <w:tcW w:w="1620" w:type="dxa"/>
                </w:tcPr>
                <w:p w14:paraId="051E7E66" w14:textId="77777777" w:rsidR="003C4DD3" w:rsidRPr="00CE154F" w:rsidRDefault="003C4DD3" w:rsidP="00F34C6C">
                  <w:pPr>
                    <w:pStyle w:val="TCTableBody"/>
                    <w:framePr w:wrap="around" w:vAnchor="text" w:hAnchor="margin"/>
                    <w:suppressOverlap/>
                  </w:pPr>
                  <w:r w:rsidRPr="00CE154F">
                    <w:t>0</w:t>
                  </w:r>
                </w:p>
              </w:tc>
              <w:tc>
                <w:tcPr>
                  <w:tcW w:w="1738" w:type="dxa"/>
                </w:tcPr>
                <w:p w14:paraId="7DE3D509" w14:textId="21B1DD65" w:rsidR="003C4DD3" w:rsidRPr="00CE154F" w:rsidRDefault="003C4DD3" w:rsidP="00F34C6C">
                  <w:pPr>
                    <w:pStyle w:val="TCTableBody"/>
                    <w:framePr w:wrap="around" w:vAnchor="text" w:hAnchor="margin"/>
                    <w:suppressOverlap/>
                  </w:pPr>
                  <w:r w:rsidRPr="00CE154F">
                    <w:t>5×10</w:t>
                  </w:r>
                  <w:r w:rsidRPr="00CE154F">
                    <w:rPr>
                      <w:vertAlign w:val="superscript"/>
                    </w:rPr>
                    <w:t>15</w:t>
                  </w:r>
                </w:p>
              </w:tc>
              <w:tc>
                <w:tcPr>
                  <w:tcW w:w="1570" w:type="dxa"/>
                </w:tcPr>
                <w:p w14:paraId="2870AD23" w14:textId="77777777" w:rsidR="003C4DD3" w:rsidRPr="00CE154F" w:rsidRDefault="003C4DD3" w:rsidP="00F34C6C">
                  <w:pPr>
                    <w:pStyle w:val="TCTableBody"/>
                    <w:framePr w:wrap="around" w:vAnchor="text" w:hAnchor="margin"/>
                    <w:suppressOverlap/>
                  </w:pPr>
                  <w:r w:rsidRPr="00CE154F">
                    <w:t>0</w:t>
                  </w:r>
                </w:p>
              </w:tc>
            </w:tr>
            <w:tr w:rsidR="003C4DD3" w:rsidRPr="00CE154F" w14:paraId="5C69542C" w14:textId="77777777" w:rsidTr="006F5AF5">
              <w:trPr>
                <w:trHeight w:val="249"/>
              </w:trPr>
              <w:tc>
                <w:tcPr>
                  <w:tcW w:w="2875" w:type="dxa"/>
                </w:tcPr>
                <w:p w14:paraId="20568A36" w14:textId="77777777" w:rsidR="003C4DD3" w:rsidRPr="00CE154F" w:rsidRDefault="003C4DD3" w:rsidP="00F34C6C">
                  <w:pPr>
                    <w:pStyle w:val="TCTableBody"/>
                    <w:framePr w:wrap="around" w:vAnchor="text" w:hAnchor="margin"/>
                    <w:suppressOverlap/>
                  </w:pPr>
                  <w:r w:rsidRPr="00CE154F">
                    <w:t>Donor concentration (cm</w:t>
                  </w:r>
                  <w:r w:rsidRPr="00CE154F">
                    <w:rPr>
                      <w:vertAlign w:val="superscript"/>
                    </w:rPr>
                    <w:t>−3</w:t>
                  </w:r>
                  <w:r w:rsidRPr="00CE154F">
                    <w:t>)</w:t>
                  </w:r>
                </w:p>
              </w:tc>
              <w:tc>
                <w:tcPr>
                  <w:tcW w:w="2160" w:type="dxa"/>
                </w:tcPr>
                <w:p w14:paraId="33010DC3" w14:textId="77777777" w:rsidR="003C4DD3" w:rsidRPr="00CE154F" w:rsidRDefault="003C4DD3" w:rsidP="00F34C6C">
                  <w:pPr>
                    <w:pStyle w:val="TCTableBody"/>
                    <w:framePr w:wrap="around" w:vAnchor="text" w:hAnchor="margin"/>
                    <w:suppressOverlap/>
                  </w:pPr>
                  <w:r w:rsidRPr="00CE154F">
                    <w:t>0</w:t>
                  </w:r>
                </w:p>
              </w:tc>
              <w:tc>
                <w:tcPr>
                  <w:tcW w:w="1620" w:type="dxa"/>
                </w:tcPr>
                <w:p w14:paraId="4A79CB01" w14:textId="77777777" w:rsidR="003C4DD3" w:rsidRPr="00CE154F" w:rsidRDefault="003C4DD3" w:rsidP="00F34C6C">
                  <w:pPr>
                    <w:pStyle w:val="TCTableBody"/>
                    <w:framePr w:wrap="around" w:vAnchor="text" w:hAnchor="margin"/>
                    <w:suppressOverlap/>
                  </w:pPr>
                  <w:r w:rsidRPr="00CE154F">
                    <w:t>0</w:t>
                  </w:r>
                </w:p>
              </w:tc>
              <w:tc>
                <w:tcPr>
                  <w:tcW w:w="1738" w:type="dxa"/>
                </w:tcPr>
                <w:p w14:paraId="3D6DC50C" w14:textId="42CB4C5B" w:rsidR="003C4DD3" w:rsidRPr="00CE154F" w:rsidRDefault="003C4DD3" w:rsidP="00F34C6C">
                  <w:pPr>
                    <w:pStyle w:val="TCTableBody"/>
                    <w:framePr w:wrap="around" w:vAnchor="text" w:hAnchor="margin"/>
                    <w:suppressOverlap/>
                  </w:pPr>
                  <w:r w:rsidRPr="00CE154F">
                    <w:t>7.03×10</w:t>
                  </w:r>
                  <w:r w:rsidRPr="00CE154F">
                    <w:rPr>
                      <w:vertAlign w:val="superscript"/>
                    </w:rPr>
                    <w:t>15</w:t>
                  </w:r>
                </w:p>
              </w:tc>
              <w:tc>
                <w:tcPr>
                  <w:tcW w:w="1570" w:type="dxa"/>
                </w:tcPr>
                <w:p w14:paraId="372D357A" w14:textId="644485E4" w:rsidR="003C4DD3" w:rsidRPr="00CE154F" w:rsidRDefault="003C4DD3" w:rsidP="00F34C6C">
                  <w:pPr>
                    <w:pStyle w:val="TCTableBody"/>
                    <w:framePr w:wrap="around" w:vAnchor="text" w:hAnchor="margin"/>
                    <w:suppressOverlap/>
                  </w:pPr>
                  <w:r w:rsidRPr="00CE154F">
                    <w:t>1.0×10</w:t>
                  </w:r>
                  <w:r w:rsidRPr="00CE154F">
                    <w:rPr>
                      <w:vertAlign w:val="superscript"/>
                    </w:rPr>
                    <w:t>19</w:t>
                  </w:r>
                </w:p>
              </w:tc>
            </w:tr>
            <w:tr w:rsidR="003C4DD3" w:rsidRPr="00CE154F" w14:paraId="5AC5E85B" w14:textId="77777777" w:rsidTr="006F5AF5">
              <w:trPr>
                <w:trHeight w:val="249"/>
              </w:trPr>
              <w:tc>
                <w:tcPr>
                  <w:tcW w:w="2875" w:type="dxa"/>
                </w:tcPr>
                <w:p w14:paraId="4FCF076E" w14:textId="77777777" w:rsidR="003C4DD3" w:rsidRPr="00CE154F" w:rsidRDefault="003C4DD3" w:rsidP="00F34C6C">
                  <w:pPr>
                    <w:pStyle w:val="TCTableBody"/>
                    <w:framePr w:wrap="around" w:vAnchor="text" w:hAnchor="margin"/>
                    <w:suppressOverlap/>
                  </w:pPr>
                  <w:r w:rsidRPr="00CE154F">
                    <w:t>Thermal velocity of electrons (cm/s)</w:t>
                  </w:r>
                </w:p>
              </w:tc>
              <w:tc>
                <w:tcPr>
                  <w:tcW w:w="2160" w:type="dxa"/>
                </w:tcPr>
                <w:p w14:paraId="545CF2EF" w14:textId="12DF79E6" w:rsidR="003C4DD3" w:rsidRPr="00CE154F" w:rsidRDefault="003C4DD3" w:rsidP="00F34C6C">
                  <w:pPr>
                    <w:pStyle w:val="TCTableBody"/>
                    <w:framePr w:wrap="around" w:vAnchor="text" w:hAnchor="margin"/>
                    <w:suppressOverlap/>
                  </w:pPr>
                  <w:r w:rsidRPr="00CE154F">
                    <w:t>1.0×10</w:t>
                  </w:r>
                  <w:r w:rsidRPr="00CE154F">
                    <w:rPr>
                      <w:vertAlign w:val="superscript"/>
                    </w:rPr>
                    <w:t>7</w:t>
                  </w:r>
                </w:p>
              </w:tc>
              <w:tc>
                <w:tcPr>
                  <w:tcW w:w="1620" w:type="dxa"/>
                </w:tcPr>
                <w:p w14:paraId="0CE08ADA" w14:textId="4B73A16A" w:rsidR="003C4DD3" w:rsidRPr="00CE154F" w:rsidRDefault="003C4DD3" w:rsidP="00F34C6C">
                  <w:pPr>
                    <w:pStyle w:val="TCTableBody"/>
                    <w:framePr w:wrap="around" w:vAnchor="text" w:hAnchor="margin"/>
                    <w:suppressOverlap/>
                  </w:pPr>
                  <w:r w:rsidRPr="00CE154F">
                    <w:t>1.0×10</w:t>
                  </w:r>
                  <w:r w:rsidRPr="00CE154F">
                    <w:rPr>
                      <w:vertAlign w:val="superscript"/>
                    </w:rPr>
                    <w:t>7</w:t>
                  </w:r>
                </w:p>
              </w:tc>
              <w:tc>
                <w:tcPr>
                  <w:tcW w:w="1738" w:type="dxa"/>
                </w:tcPr>
                <w:p w14:paraId="1D3B8060" w14:textId="1E27CA48" w:rsidR="003C4DD3" w:rsidRPr="00CE154F" w:rsidRDefault="003C4DD3" w:rsidP="00F34C6C">
                  <w:pPr>
                    <w:pStyle w:val="TCTableBody"/>
                    <w:framePr w:wrap="around" w:vAnchor="text" w:hAnchor="margin"/>
                    <w:suppressOverlap/>
                  </w:pPr>
                  <w:r w:rsidRPr="00CE154F">
                    <w:t>1.0×10</w:t>
                  </w:r>
                  <w:r w:rsidRPr="00CE154F">
                    <w:rPr>
                      <w:vertAlign w:val="superscript"/>
                    </w:rPr>
                    <w:t>7</w:t>
                  </w:r>
                </w:p>
              </w:tc>
              <w:tc>
                <w:tcPr>
                  <w:tcW w:w="1570" w:type="dxa"/>
                </w:tcPr>
                <w:p w14:paraId="0EB898AD" w14:textId="0584BC9C" w:rsidR="003C4DD3" w:rsidRPr="00CE154F" w:rsidRDefault="003C4DD3" w:rsidP="00F34C6C">
                  <w:pPr>
                    <w:pStyle w:val="TCTableBody"/>
                    <w:framePr w:wrap="around" w:vAnchor="text" w:hAnchor="margin"/>
                    <w:suppressOverlap/>
                  </w:pPr>
                  <w:r w:rsidRPr="00CE154F">
                    <w:t>1.0×10</w:t>
                  </w:r>
                  <w:r w:rsidRPr="00CE154F">
                    <w:rPr>
                      <w:vertAlign w:val="superscript"/>
                    </w:rPr>
                    <w:t>7</w:t>
                  </w:r>
                </w:p>
              </w:tc>
            </w:tr>
            <w:tr w:rsidR="003C4DD3" w:rsidRPr="00CE154F" w14:paraId="36AC899C" w14:textId="77777777" w:rsidTr="006F5AF5">
              <w:trPr>
                <w:trHeight w:val="249"/>
              </w:trPr>
              <w:tc>
                <w:tcPr>
                  <w:tcW w:w="2875" w:type="dxa"/>
                </w:tcPr>
                <w:p w14:paraId="756FDE25" w14:textId="65FB6784" w:rsidR="003C4DD3" w:rsidRPr="00CE154F" w:rsidRDefault="003C4DD3" w:rsidP="00F34C6C">
                  <w:pPr>
                    <w:pStyle w:val="TCTableBody"/>
                    <w:framePr w:wrap="around" w:vAnchor="text" w:hAnchor="margin"/>
                    <w:suppressOverlap/>
                  </w:pPr>
                  <w:r w:rsidRPr="00CE154F">
                    <w:t>Thermal velocity of hole</w:t>
                  </w:r>
                  <w:ins w:id="599" w:author="Author" w:date="2021-01-31T23:33:00Z">
                    <w:r w:rsidR="0098188E" w:rsidRPr="00CE154F">
                      <w:t>s</w:t>
                    </w:r>
                  </w:ins>
                  <w:r w:rsidRPr="00CE154F">
                    <w:t xml:space="preserve"> (cm/s)</w:t>
                  </w:r>
                </w:p>
              </w:tc>
              <w:tc>
                <w:tcPr>
                  <w:tcW w:w="2160" w:type="dxa"/>
                </w:tcPr>
                <w:p w14:paraId="5FAA31A4" w14:textId="112C9B45" w:rsidR="003C4DD3" w:rsidRPr="00CE154F" w:rsidRDefault="003C4DD3" w:rsidP="00F34C6C">
                  <w:pPr>
                    <w:pStyle w:val="TCTableBody"/>
                    <w:framePr w:wrap="around" w:vAnchor="text" w:hAnchor="margin"/>
                    <w:suppressOverlap/>
                  </w:pPr>
                  <w:r w:rsidRPr="00CE154F">
                    <w:t>1.0×10</w:t>
                  </w:r>
                  <w:r w:rsidRPr="00CE154F">
                    <w:rPr>
                      <w:vertAlign w:val="superscript"/>
                    </w:rPr>
                    <w:t>7</w:t>
                  </w:r>
                </w:p>
              </w:tc>
              <w:tc>
                <w:tcPr>
                  <w:tcW w:w="1620" w:type="dxa"/>
                </w:tcPr>
                <w:p w14:paraId="1F3F58B1" w14:textId="7B24B7E3" w:rsidR="003C4DD3" w:rsidRPr="00CE154F" w:rsidRDefault="003C4DD3" w:rsidP="00F34C6C">
                  <w:pPr>
                    <w:pStyle w:val="TCTableBody"/>
                    <w:framePr w:wrap="around" w:vAnchor="text" w:hAnchor="margin"/>
                    <w:suppressOverlap/>
                  </w:pPr>
                  <w:r w:rsidRPr="00CE154F">
                    <w:t>1.0×10</w:t>
                  </w:r>
                  <w:r w:rsidRPr="00CE154F">
                    <w:rPr>
                      <w:vertAlign w:val="superscript"/>
                    </w:rPr>
                    <w:t>7</w:t>
                  </w:r>
                </w:p>
              </w:tc>
              <w:tc>
                <w:tcPr>
                  <w:tcW w:w="1738" w:type="dxa"/>
                </w:tcPr>
                <w:p w14:paraId="5C3A384B" w14:textId="358679E6" w:rsidR="003C4DD3" w:rsidRPr="00CE154F" w:rsidRDefault="003C4DD3" w:rsidP="00F34C6C">
                  <w:pPr>
                    <w:pStyle w:val="TCTableBody"/>
                    <w:framePr w:wrap="around" w:vAnchor="text" w:hAnchor="margin"/>
                    <w:suppressOverlap/>
                  </w:pPr>
                  <w:r w:rsidRPr="00CE154F">
                    <w:t>1.0×10</w:t>
                  </w:r>
                  <w:r w:rsidRPr="00CE154F">
                    <w:rPr>
                      <w:vertAlign w:val="superscript"/>
                    </w:rPr>
                    <w:t>7</w:t>
                  </w:r>
                </w:p>
              </w:tc>
              <w:tc>
                <w:tcPr>
                  <w:tcW w:w="1570" w:type="dxa"/>
                </w:tcPr>
                <w:p w14:paraId="408E85B7" w14:textId="6A09C4E6" w:rsidR="003C4DD3" w:rsidRPr="00CE154F" w:rsidRDefault="003C4DD3" w:rsidP="00F34C6C">
                  <w:pPr>
                    <w:pStyle w:val="TCTableBody"/>
                    <w:framePr w:wrap="around" w:vAnchor="text" w:hAnchor="margin"/>
                    <w:suppressOverlap/>
                  </w:pPr>
                  <w:r w:rsidRPr="00CE154F">
                    <w:t>1.0×10</w:t>
                  </w:r>
                  <w:r w:rsidRPr="00CE154F">
                    <w:rPr>
                      <w:vertAlign w:val="superscript"/>
                    </w:rPr>
                    <w:t>7</w:t>
                  </w:r>
                </w:p>
              </w:tc>
            </w:tr>
            <w:tr w:rsidR="003C4DD3" w:rsidRPr="00CE154F" w14:paraId="376512FD" w14:textId="77777777" w:rsidTr="006F5AF5">
              <w:trPr>
                <w:trHeight w:val="249"/>
              </w:trPr>
              <w:tc>
                <w:tcPr>
                  <w:tcW w:w="2875" w:type="dxa"/>
                </w:tcPr>
                <w:p w14:paraId="1427EE21" w14:textId="78BF0FB6" w:rsidR="003C4DD3" w:rsidRPr="00CE154F" w:rsidRDefault="003C4DD3" w:rsidP="00F34C6C">
                  <w:pPr>
                    <w:pStyle w:val="TCTableBody"/>
                    <w:framePr w:wrap="around" w:vAnchor="text" w:hAnchor="margin"/>
                    <w:suppressOverlap/>
                  </w:pPr>
                  <w:r w:rsidRPr="00CE154F">
                    <w:t xml:space="preserve">Layer density (g </w:t>
                  </w:r>
                  <w:del w:id="600" w:author="Author" w:date="2021-01-31T23:34:00Z">
                    <w:r w:rsidRPr="00CE154F" w:rsidDel="0098188E">
                      <w:rPr>
                        <w:rFonts w:ascii="Cambria Math" w:hAnsi="Cambria Math" w:cs="Cambria Math"/>
                      </w:rPr>
                      <w:delText>∗</w:delText>
                    </w:r>
                    <w:r w:rsidRPr="00CE154F" w:rsidDel="0098188E">
                      <w:delText xml:space="preserve"> </w:delText>
                    </w:r>
                  </w:del>
                  <w:r w:rsidRPr="00CE154F">
                    <w:t>cm</w:t>
                  </w:r>
                  <w:r w:rsidRPr="00CE154F">
                    <w:rPr>
                      <w:vertAlign w:val="superscript"/>
                    </w:rPr>
                    <w:t>−3</w:t>
                  </w:r>
                  <w:r w:rsidRPr="00CE154F">
                    <w:t>)</w:t>
                  </w:r>
                </w:p>
              </w:tc>
              <w:tc>
                <w:tcPr>
                  <w:tcW w:w="2160" w:type="dxa"/>
                </w:tcPr>
                <w:p w14:paraId="5AE73444" w14:textId="77777777" w:rsidR="003C4DD3" w:rsidRPr="00CE154F" w:rsidRDefault="003C4DD3" w:rsidP="00F34C6C">
                  <w:pPr>
                    <w:pStyle w:val="TCTableBody"/>
                    <w:framePr w:wrap="around" w:vAnchor="text" w:hAnchor="margin"/>
                    <w:suppressOverlap/>
                  </w:pPr>
                  <w:r w:rsidRPr="00CE154F">
                    <w:t>2.328</w:t>
                  </w:r>
                </w:p>
              </w:tc>
              <w:tc>
                <w:tcPr>
                  <w:tcW w:w="1620" w:type="dxa"/>
                </w:tcPr>
                <w:p w14:paraId="72CCEB18" w14:textId="77777777" w:rsidR="003C4DD3" w:rsidRPr="00CE154F" w:rsidRDefault="003C4DD3" w:rsidP="00F34C6C">
                  <w:pPr>
                    <w:pStyle w:val="TCTableBody"/>
                    <w:framePr w:wrap="around" w:vAnchor="text" w:hAnchor="margin"/>
                    <w:suppressOverlap/>
                  </w:pPr>
                  <w:r w:rsidRPr="00CE154F">
                    <w:t>2.328</w:t>
                  </w:r>
                </w:p>
              </w:tc>
              <w:tc>
                <w:tcPr>
                  <w:tcW w:w="1738" w:type="dxa"/>
                </w:tcPr>
                <w:p w14:paraId="3A63E21E" w14:textId="77777777" w:rsidR="003C4DD3" w:rsidRPr="00CE154F" w:rsidRDefault="003C4DD3" w:rsidP="00F34C6C">
                  <w:pPr>
                    <w:pStyle w:val="TCTableBody"/>
                    <w:framePr w:wrap="around" w:vAnchor="text" w:hAnchor="margin"/>
                    <w:suppressOverlap/>
                  </w:pPr>
                  <w:r w:rsidRPr="00CE154F">
                    <w:t>2.328</w:t>
                  </w:r>
                </w:p>
              </w:tc>
              <w:tc>
                <w:tcPr>
                  <w:tcW w:w="1570" w:type="dxa"/>
                </w:tcPr>
                <w:p w14:paraId="24E6700B" w14:textId="77777777" w:rsidR="003C4DD3" w:rsidRPr="00CE154F" w:rsidRDefault="003C4DD3" w:rsidP="00F34C6C">
                  <w:pPr>
                    <w:pStyle w:val="TCTableBody"/>
                    <w:framePr w:wrap="around" w:vAnchor="text" w:hAnchor="margin"/>
                    <w:suppressOverlap/>
                  </w:pPr>
                  <w:r w:rsidRPr="00CE154F">
                    <w:t>2.328</w:t>
                  </w:r>
                </w:p>
              </w:tc>
            </w:tr>
            <w:tr w:rsidR="003C4DD3" w:rsidRPr="00CE154F" w14:paraId="1391586C" w14:textId="77777777" w:rsidTr="006F5AF5">
              <w:trPr>
                <w:trHeight w:val="263"/>
              </w:trPr>
              <w:tc>
                <w:tcPr>
                  <w:tcW w:w="2875" w:type="dxa"/>
                </w:tcPr>
                <w:p w14:paraId="3B964835" w14:textId="77777777" w:rsidR="003C4DD3" w:rsidRPr="00CE154F" w:rsidRDefault="003C4DD3" w:rsidP="00F34C6C">
                  <w:pPr>
                    <w:pStyle w:val="TCTableBody"/>
                    <w:framePr w:wrap="around" w:vAnchor="text" w:hAnchor="margin"/>
                    <w:suppressOverlap/>
                  </w:pPr>
                  <w:r w:rsidRPr="00CE154F">
                    <w:t>Band tail density of states (cm</w:t>
                  </w:r>
                  <w:r w:rsidRPr="00CE154F">
                    <w:rPr>
                      <w:vertAlign w:val="superscript"/>
                    </w:rPr>
                    <w:t>−</w:t>
                  </w:r>
                  <w:proofErr w:type="spellStart"/>
                  <w:r w:rsidRPr="00CE154F">
                    <w:rPr>
                      <w:vertAlign w:val="superscript"/>
                    </w:rPr>
                    <w:t>3</w:t>
                  </w:r>
                  <w:r w:rsidRPr="00CE154F">
                    <w:t>eV</w:t>
                  </w:r>
                  <w:proofErr w:type="spellEnd"/>
                  <w:r w:rsidRPr="00CE154F">
                    <w:rPr>
                      <w:vertAlign w:val="superscript"/>
                    </w:rPr>
                    <w:t>−1</w:t>
                  </w:r>
                  <w:r w:rsidRPr="00CE154F">
                    <w:t>)</w:t>
                  </w:r>
                </w:p>
              </w:tc>
              <w:tc>
                <w:tcPr>
                  <w:tcW w:w="2160" w:type="dxa"/>
                </w:tcPr>
                <w:p w14:paraId="0F5CD9FF" w14:textId="6EE6AA5A" w:rsidR="003C4DD3" w:rsidRPr="00CE154F" w:rsidRDefault="003C4DD3" w:rsidP="00F34C6C">
                  <w:pPr>
                    <w:pStyle w:val="TCTableBody"/>
                    <w:framePr w:wrap="around" w:vAnchor="text" w:hAnchor="margin"/>
                    <w:suppressOverlap/>
                  </w:pPr>
                  <w:r w:rsidRPr="00CE154F">
                    <w:t>2.0×10</w:t>
                  </w:r>
                  <w:r w:rsidRPr="00CE154F">
                    <w:rPr>
                      <w:vertAlign w:val="superscript"/>
                    </w:rPr>
                    <w:t>21</w:t>
                  </w:r>
                </w:p>
              </w:tc>
              <w:tc>
                <w:tcPr>
                  <w:tcW w:w="1620" w:type="dxa"/>
                </w:tcPr>
                <w:p w14:paraId="7823BCB6" w14:textId="773432D1" w:rsidR="003C4DD3" w:rsidRPr="00CE154F" w:rsidRDefault="003C4DD3" w:rsidP="00F34C6C">
                  <w:pPr>
                    <w:pStyle w:val="TCTableBody"/>
                    <w:framePr w:wrap="around" w:vAnchor="text" w:hAnchor="margin"/>
                    <w:suppressOverlap/>
                  </w:pPr>
                  <w:r w:rsidRPr="00CE154F">
                    <w:t>2.0×10</w:t>
                  </w:r>
                  <w:r w:rsidRPr="00CE154F">
                    <w:rPr>
                      <w:vertAlign w:val="superscript"/>
                    </w:rPr>
                    <w:t>21</w:t>
                  </w:r>
                </w:p>
              </w:tc>
              <w:tc>
                <w:tcPr>
                  <w:tcW w:w="1738" w:type="dxa"/>
                </w:tcPr>
                <w:p w14:paraId="0E0B9159" w14:textId="77777777" w:rsidR="003C4DD3" w:rsidRPr="00CE154F" w:rsidRDefault="003C4DD3" w:rsidP="00F34C6C">
                  <w:pPr>
                    <w:pStyle w:val="TCTableBody"/>
                    <w:framePr w:wrap="around" w:vAnchor="text" w:hAnchor="margin"/>
                    <w:suppressOverlap/>
                  </w:pPr>
                </w:p>
              </w:tc>
              <w:tc>
                <w:tcPr>
                  <w:tcW w:w="1570" w:type="dxa"/>
                </w:tcPr>
                <w:p w14:paraId="6CD3C74A" w14:textId="35AB5A1D" w:rsidR="003C4DD3" w:rsidRPr="00CE154F" w:rsidRDefault="003C4DD3" w:rsidP="00F34C6C">
                  <w:pPr>
                    <w:pStyle w:val="TCTableBody"/>
                    <w:framePr w:wrap="around" w:vAnchor="text" w:hAnchor="margin"/>
                    <w:suppressOverlap/>
                  </w:pPr>
                  <w:r w:rsidRPr="00CE154F">
                    <w:t>2.0×10</w:t>
                  </w:r>
                  <w:r w:rsidRPr="00CE154F">
                    <w:rPr>
                      <w:vertAlign w:val="superscript"/>
                    </w:rPr>
                    <w:t>21</w:t>
                  </w:r>
                </w:p>
              </w:tc>
            </w:tr>
            <w:tr w:rsidR="003C4DD3" w:rsidRPr="00CE154F" w14:paraId="3D7D2E48" w14:textId="77777777" w:rsidTr="006F5AF5">
              <w:trPr>
                <w:trHeight w:val="235"/>
              </w:trPr>
              <w:tc>
                <w:tcPr>
                  <w:tcW w:w="2875" w:type="dxa"/>
                </w:tcPr>
                <w:p w14:paraId="49F9E87F" w14:textId="77777777" w:rsidR="003C4DD3" w:rsidRPr="00CE154F" w:rsidRDefault="003C4DD3" w:rsidP="00F34C6C">
                  <w:pPr>
                    <w:pStyle w:val="TCTableBody"/>
                    <w:framePr w:wrap="around" w:vAnchor="text" w:hAnchor="margin"/>
                    <w:suppressOverlap/>
                  </w:pPr>
                  <w:r w:rsidRPr="00CE154F">
                    <w:t>Characteristic energy (eV) for donors, acceptors</w:t>
                  </w:r>
                </w:p>
              </w:tc>
              <w:tc>
                <w:tcPr>
                  <w:tcW w:w="2160" w:type="dxa"/>
                </w:tcPr>
                <w:p w14:paraId="135931FF" w14:textId="77777777" w:rsidR="003C4DD3" w:rsidRPr="00CE154F" w:rsidRDefault="003C4DD3" w:rsidP="00F34C6C">
                  <w:pPr>
                    <w:pStyle w:val="TCTableBody"/>
                    <w:framePr w:wrap="around" w:vAnchor="text" w:hAnchor="margin"/>
                    <w:suppressOverlap/>
                  </w:pPr>
                  <w:r w:rsidRPr="00CE154F">
                    <w:t>0.045, 0.037</w:t>
                  </w:r>
                </w:p>
              </w:tc>
              <w:tc>
                <w:tcPr>
                  <w:tcW w:w="1620" w:type="dxa"/>
                </w:tcPr>
                <w:p w14:paraId="5FDFBFA7" w14:textId="77777777" w:rsidR="003C4DD3" w:rsidRPr="00CE154F" w:rsidRDefault="003C4DD3" w:rsidP="00F34C6C">
                  <w:pPr>
                    <w:pStyle w:val="TCTableBody"/>
                    <w:framePr w:wrap="around" w:vAnchor="text" w:hAnchor="margin"/>
                    <w:suppressOverlap/>
                  </w:pPr>
                  <w:r w:rsidRPr="00CE154F">
                    <w:t>0.045, 0.02</w:t>
                  </w:r>
                </w:p>
              </w:tc>
              <w:tc>
                <w:tcPr>
                  <w:tcW w:w="1738" w:type="dxa"/>
                </w:tcPr>
                <w:p w14:paraId="25C85677" w14:textId="77777777" w:rsidR="003C4DD3" w:rsidRPr="00CE154F" w:rsidRDefault="003C4DD3" w:rsidP="00F34C6C">
                  <w:pPr>
                    <w:pStyle w:val="TCTableBody"/>
                    <w:framePr w:wrap="around" w:vAnchor="text" w:hAnchor="margin"/>
                    <w:suppressOverlap/>
                  </w:pPr>
                </w:p>
              </w:tc>
              <w:tc>
                <w:tcPr>
                  <w:tcW w:w="1570" w:type="dxa"/>
                </w:tcPr>
                <w:p w14:paraId="11A9E32F" w14:textId="77777777" w:rsidR="003C4DD3" w:rsidRPr="00CE154F" w:rsidRDefault="003C4DD3" w:rsidP="00F34C6C">
                  <w:pPr>
                    <w:pStyle w:val="TCTableBody"/>
                    <w:framePr w:wrap="around" w:vAnchor="text" w:hAnchor="margin"/>
                    <w:suppressOverlap/>
                  </w:pPr>
                  <w:r w:rsidRPr="00CE154F">
                    <w:t>0.06, 0.037</w:t>
                  </w:r>
                </w:p>
              </w:tc>
            </w:tr>
            <w:tr w:rsidR="003C4DD3" w:rsidRPr="00CE154F" w14:paraId="623A6DEC" w14:textId="77777777" w:rsidTr="006F5AF5">
              <w:trPr>
                <w:trHeight w:val="249"/>
              </w:trPr>
              <w:tc>
                <w:tcPr>
                  <w:tcW w:w="2875" w:type="dxa"/>
                </w:tcPr>
                <w:p w14:paraId="06656071" w14:textId="77777777" w:rsidR="003C4DD3" w:rsidRPr="00CE154F" w:rsidRDefault="003C4DD3" w:rsidP="00F34C6C">
                  <w:pPr>
                    <w:pStyle w:val="TCTableBody"/>
                    <w:framePr w:wrap="around" w:vAnchor="text" w:hAnchor="margin"/>
                    <w:suppressOverlap/>
                  </w:pPr>
                  <w:r w:rsidRPr="00CE154F">
                    <w:lastRenderedPageBreak/>
                    <w:t>Capture cross-section for donor states, e, h (</w:t>
                  </w:r>
                  <w:proofErr w:type="spellStart"/>
                  <w:r w:rsidRPr="00CE154F">
                    <w:t>cm</w:t>
                  </w:r>
                  <w:r w:rsidRPr="00CE154F">
                    <w:rPr>
                      <w:vertAlign w:val="superscript"/>
                    </w:rPr>
                    <w:t>2</w:t>
                  </w:r>
                  <w:proofErr w:type="spellEnd"/>
                  <w:r w:rsidRPr="00CE154F">
                    <w:t>)</w:t>
                  </w:r>
                </w:p>
              </w:tc>
              <w:tc>
                <w:tcPr>
                  <w:tcW w:w="2160" w:type="dxa"/>
                </w:tcPr>
                <w:p w14:paraId="7A31922F" w14:textId="7768526A" w:rsidR="003C4DD3" w:rsidRPr="00CE154F" w:rsidRDefault="003C4DD3" w:rsidP="00F34C6C">
                  <w:pPr>
                    <w:pStyle w:val="TCTableBody"/>
                    <w:framePr w:wrap="around" w:vAnchor="text" w:hAnchor="margin"/>
                    <w:suppressOverlap/>
                  </w:pPr>
                  <w:r w:rsidRPr="00CE154F">
                    <w:t>1.0×10</w:t>
                  </w:r>
                  <w:r w:rsidRPr="00CE154F">
                    <w:rPr>
                      <w:vertAlign w:val="superscript"/>
                    </w:rPr>
                    <w:t>−15</w:t>
                  </w:r>
                  <w:r w:rsidRPr="00CE154F">
                    <w:t>, 1.0×10</w:t>
                  </w:r>
                  <w:r w:rsidRPr="00CE154F">
                    <w:rPr>
                      <w:vertAlign w:val="superscript"/>
                    </w:rPr>
                    <w:t>−17</w:t>
                  </w:r>
                </w:p>
              </w:tc>
              <w:tc>
                <w:tcPr>
                  <w:tcW w:w="1620" w:type="dxa"/>
                </w:tcPr>
                <w:p w14:paraId="5AC20BAF" w14:textId="2B849F56" w:rsidR="003C4DD3" w:rsidRPr="00CE154F" w:rsidRDefault="003C4DD3" w:rsidP="00F34C6C">
                  <w:pPr>
                    <w:pStyle w:val="TCTableBody"/>
                    <w:framePr w:wrap="around" w:vAnchor="text" w:hAnchor="margin"/>
                    <w:suppressOverlap/>
                  </w:pPr>
                  <w:r w:rsidRPr="00CE154F">
                    <w:t>1.0×10</w:t>
                  </w:r>
                  <w:r w:rsidRPr="00CE154F">
                    <w:rPr>
                      <w:vertAlign w:val="superscript"/>
                    </w:rPr>
                    <w:t>−15</w:t>
                  </w:r>
                  <w:r w:rsidRPr="00CE154F">
                    <w:t>, 1.0×10</w:t>
                  </w:r>
                  <w:r w:rsidRPr="00CE154F">
                    <w:rPr>
                      <w:vertAlign w:val="superscript"/>
                    </w:rPr>
                    <w:t>−17</w:t>
                  </w:r>
                </w:p>
              </w:tc>
              <w:tc>
                <w:tcPr>
                  <w:tcW w:w="1738" w:type="dxa"/>
                </w:tcPr>
                <w:p w14:paraId="61472717" w14:textId="77777777" w:rsidR="003C4DD3" w:rsidRPr="00CE154F" w:rsidRDefault="003C4DD3" w:rsidP="00F34C6C">
                  <w:pPr>
                    <w:pStyle w:val="TCTableBody"/>
                    <w:framePr w:wrap="around" w:vAnchor="text" w:hAnchor="margin"/>
                    <w:suppressOverlap/>
                  </w:pPr>
                </w:p>
              </w:tc>
              <w:tc>
                <w:tcPr>
                  <w:tcW w:w="1570" w:type="dxa"/>
                </w:tcPr>
                <w:p w14:paraId="01B39A7D" w14:textId="788B5C5E" w:rsidR="003C4DD3" w:rsidRPr="00CE154F" w:rsidRDefault="003C4DD3" w:rsidP="00F34C6C">
                  <w:pPr>
                    <w:pStyle w:val="TCTableBody"/>
                    <w:framePr w:wrap="around" w:vAnchor="text" w:hAnchor="margin"/>
                    <w:suppressOverlap/>
                  </w:pPr>
                  <w:r w:rsidRPr="00CE154F">
                    <w:t>1.0×10</w:t>
                  </w:r>
                  <w:r w:rsidRPr="00CE154F">
                    <w:rPr>
                      <w:vertAlign w:val="superscript"/>
                    </w:rPr>
                    <w:t>−15</w:t>
                  </w:r>
                  <w:r w:rsidRPr="00CE154F">
                    <w:t>, 1.0×10</w:t>
                  </w:r>
                  <w:r w:rsidRPr="00CE154F">
                    <w:rPr>
                      <w:vertAlign w:val="superscript"/>
                    </w:rPr>
                    <w:t>−17</w:t>
                  </w:r>
                </w:p>
              </w:tc>
            </w:tr>
            <w:tr w:rsidR="003C4DD3" w:rsidRPr="00CE154F" w14:paraId="0DC36FFB" w14:textId="77777777" w:rsidTr="006F5AF5">
              <w:trPr>
                <w:trHeight w:val="249"/>
              </w:trPr>
              <w:tc>
                <w:tcPr>
                  <w:tcW w:w="2875" w:type="dxa"/>
                </w:tcPr>
                <w:p w14:paraId="7697DFA2" w14:textId="77777777" w:rsidR="003C4DD3" w:rsidRPr="00CE154F" w:rsidRDefault="003C4DD3" w:rsidP="00F34C6C">
                  <w:pPr>
                    <w:pStyle w:val="TCTableBody"/>
                    <w:framePr w:wrap="around" w:vAnchor="text" w:hAnchor="margin"/>
                    <w:suppressOverlap/>
                  </w:pPr>
                  <w:r w:rsidRPr="00CE154F">
                    <w:t>Capture cross-section for acceptor states, e, h (</w:t>
                  </w:r>
                  <w:proofErr w:type="spellStart"/>
                  <w:r w:rsidRPr="00CE154F">
                    <w:t>cm</w:t>
                  </w:r>
                  <w:r w:rsidRPr="00CE154F">
                    <w:rPr>
                      <w:vertAlign w:val="superscript"/>
                    </w:rPr>
                    <w:t>2</w:t>
                  </w:r>
                  <w:proofErr w:type="spellEnd"/>
                  <w:r w:rsidRPr="00CE154F">
                    <w:t>)</w:t>
                  </w:r>
                </w:p>
              </w:tc>
              <w:tc>
                <w:tcPr>
                  <w:tcW w:w="2160" w:type="dxa"/>
                </w:tcPr>
                <w:p w14:paraId="3B6B4615" w14:textId="2DB371B3" w:rsidR="003C4DD3" w:rsidRPr="00CE154F" w:rsidRDefault="003C4DD3" w:rsidP="00F34C6C">
                  <w:pPr>
                    <w:pStyle w:val="TCTableBody"/>
                    <w:framePr w:wrap="around" w:vAnchor="text" w:hAnchor="margin"/>
                    <w:suppressOverlap/>
                  </w:pPr>
                  <w:r w:rsidRPr="00CE154F">
                    <w:t>1.0×10</w:t>
                  </w:r>
                  <w:r w:rsidRPr="00CE154F">
                    <w:rPr>
                      <w:vertAlign w:val="superscript"/>
                    </w:rPr>
                    <w:t>−17</w:t>
                  </w:r>
                  <w:r w:rsidRPr="00CE154F">
                    <w:t>, 1.0×10</w:t>
                  </w:r>
                  <w:r w:rsidRPr="00CE154F">
                    <w:rPr>
                      <w:vertAlign w:val="superscript"/>
                    </w:rPr>
                    <w:t>−15</w:t>
                  </w:r>
                </w:p>
              </w:tc>
              <w:tc>
                <w:tcPr>
                  <w:tcW w:w="1620" w:type="dxa"/>
                </w:tcPr>
                <w:p w14:paraId="1D6C73C4" w14:textId="3D918855" w:rsidR="003C4DD3" w:rsidRPr="00CE154F" w:rsidRDefault="003C4DD3" w:rsidP="00F34C6C">
                  <w:pPr>
                    <w:pStyle w:val="TCTableBody"/>
                    <w:framePr w:wrap="around" w:vAnchor="text" w:hAnchor="margin"/>
                    <w:suppressOverlap/>
                  </w:pPr>
                  <w:r w:rsidRPr="00CE154F">
                    <w:t>1.0×10</w:t>
                  </w:r>
                  <w:r w:rsidRPr="00CE154F">
                    <w:rPr>
                      <w:vertAlign w:val="superscript"/>
                    </w:rPr>
                    <w:t>−17</w:t>
                  </w:r>
                  <w:r w:rsidRPr="00CE154F">
                    <w:t>, 1.0×10</w:t>
                  </w:r>
                  <w:r w:rsidRPr="00CE154F">
                    <w:rPr>
                      <w:vertAlign w:val="superscript"/>
                    </w:rPr>
                    <w:t>−15</w:t>
                  </w:r>
                </w:p>
              </w:tc>
              <w:tc>
                <w:tcPr>
                  <w:tcW w:w="1738" w:type="dxa"/>
                </w:tcPr>
                <w:p w14:paraId="64A1DB66" w14:textId="77777777" w:rsidR="003C4DD3" w:rsidRPr="00CE154F" w:rsidRDefault="003C4DD3" w:rsidP="00F34C6C">
                  <w:pPr>
                    <w:pStyle w:val="TCTableBody"/>
                    <w:framePr w:wrap="around" w:vAnchor="text" w:hAnchor="margin"/>
                    <w:suppressOverlap/>
                  </w:pPr>
                </w:p>
              </w:tc>
              <w:tc>
                <w:tcPr>
                  <w:tcW w:w="1570" w:type="dxa"/>
                </w:tcPr>
                <w:p w14:paraId="306AD6E9" w14:textId="141B52AE" w:rsidR="003C4DD3" w:rsidRPr="00CE154F" w:rsidRDefault="003C4DD3" w:rsidP="00F34C6C">
                  <w:pPr>
                    <w:pStyle w:val="TCTableBody"/>
                    <w:framePr w:wrap="around" w:vAnchor="text" w:hAnchor="margin"/>
                    <w:suppressOverlap/>
                  </w:pPr>
                  <w:r w:rsidRPr="00CE154F">
                    <w:t>1.0×10</w:t>
                  </w:r>
                  <w:r w:rsidRPr="00CE154F">
                    <w:rPr>
                      <w:vertAlign w:val="superscript"/>
                    </w:rPr>
                    <w:t>−17</w:t>
                  </w:r>
                  <w:r w:rsidRPr="00CE154F">
                    <w:t>, 1.0×10</w:t>
                  </w:r>
                  <w:r w:rsidRPr="00CE154F">
                    <w:rPr>
                      <w:vertAlign w:val="superscript"/>
                    </w:rPr>
                    <w:t>−15</w:t>
                  </w:r>
                </w:p>
              </w:tc>
            </w:tr>
            <w:tr w:rsidR="003C4DD3" w:rsidRPr="00CE154F" w14:paraId="37562034" w14:textId="77777777" w:rsidTr="006F5AF5">
              <w:trPr>
                <w:trHeight w:val="263"/>
              </w:trPr>
              <w:tc>
                <w:tcPr>
                  <w:tcW w:w="2875" w:type="dxa"/>
                </w:tcPr>
                <w:p w14:paraId="1DABA0AA" w14:textId="77777777" w:rsidR="003C4DD3" w:rsidRPr="00CE154F" w:rsidRDefault="003C4DD3" w:rsidP="00F34C6C">
                  <w:pPr>
                    <w:pStyle w:val="TCTableBody"/>
                    <w:framePr w:wrap="around" w:vAnchor="text" w:hAnchor="margin"/>
                    <w:suppressOverlap/>
                  </w:pPr>
                  <w:r w:rsidRPr="00CE154F">
                    <w:t>defect density of states at Gaussian peak energy (eV)</w:t>
                  </w:r>
                </w:p>
              </w:tc>
              <w:tc>
                <w:tcPr>
                  <w:tcW w:w="2160" w:type="dxa"/>
                </w:tcPr>
                <w:p w14:paraId="5C3F613D" w14:textId="140A37E3" w:rsidR="003C4DD3" w:rsidRPr="00CE154F" w:rsidRDefault="003C4DD3" w:rsidP="00F34C6C">
                  <w:pPr>
                    <w:pStyle w:val="TCTableBody"/>
                    <w:framePr w:wrap="around" w:vAnchor="text" w:hAnchor="margin"/>
                    <w:suppressOverlap/>
                  </w:pPr>
                  <w:r w:rsidRPr="00CE154F">
                    <w:t>1.0×10</w:t>
                  </w:r>
                  <w:r w:rsidRPr="00CE154F">
                    <w:rPr>
                      <w:vertAlign w:val="superscript"/>
                    </w:rPr>
                    <w:t>17</w:t>
                  </w:r>
                  <w:ins w:id="601" w:author="Author" w:date="2021-02-02T12:54:00Z">
                    <w:r w:rsidR="00D31C22" w:rsidRPr="00CE154F">
                      <w:t>–</w:t>
                    </w:r>
                  </w:ins>
                  <w:del w:id="602" w:author="Author" w:date="2021-02-02T12:54:00Z">
                    <w:r w:rsidRPr="00CE154F" w:rsidDel="00D31C22">
                      <w:rPr>
                        <w:rFonts w:ascii="Cambria Math" w:hAnsi="Cambria Math" w:cs="Cambria Math"/>
                      </w:rPr>
                      <w:delText>∼</w:delText>
                    </w:r>
                  </w:del>
                  <w:r w:rsidRPr="00CE154F">
                    <w:t>6.0×10</w:t>
                  </w:r>
                  <w:r w:rsidRPr="00CE154F">
                    <w:rPr>
                      <w:vertAlign w:val="superscript"/>
                    </w:rPr>
                    <w:t>19</w:t>
                  </w:r>
                </w:p>
              </w:tc>
              <w:tc>
                <w:tcPr>
                  <w:tcW w:w="1620" w:type="dxa"/>
                </w:tcPr>
                <w:p w14:paraId="068245F1" w14:textId="7450CE1C" w:rsidR="003C4DD3" w:rsidRPr="00CE154F" w:rsidRDefault="003C4DD3" w:rsidP="00F34C6C">
                  <w:pPr>
                    <w:pStyle w:val="TCTableBody"/>
                    <w:framePr w:wrap="around" w:vAnchor="text" w:hAnchor="margin"/>
                    <w:suppressOverlap/>
                  </w:pPr>
                  <w:r w:rsidRPr="00CE154F">
                    <w:t>1.0×10</w:t>
                  </w:r>
                  <w:r w:rsidRPr="00CE154F">
                    <w:rPr>
                      <w:vertAlign w:val="superscript"/>
                    </w:rPr>
                    <w:t>16</w:t>
                  </w:r>
                  <w:ins w:id="603" w:author="Author" w:date="2021-02-02T12:54:00Z">
                    <w:r w:rsidR="00D31C22" w:rsidRPr="00CE154F">
                      <w:t>–</w:t>
                    </w:r>
                  </w:ins>
                  <w:del w:id="604" w:author="Author" w:date="2021-02-02T12:54:00Z">
                    <w:r w:rsidRPr="00CE154F" w:rsidDel="00D31C22">
                      <w:rPr>
                        <w:rFonts w:ascii="Cambria Math" w:hAnsi="Cambria Math" w:cs="Cambria Math"/>
                      </w:rPr>
                      <w:delText>∼</w:delText>
                    </w:r>
                  </w:del>
                  <w:r w:rsidRPr="00CE154F">
                    <w:t>1.0×10</w:t>
                  </w:r>
                  <w:r w:rsidRPr="00CE154F">
                    <w:rPr>
                      <w:vertAlign w:val="superscript"/>
                    </w:rPr>
                    <w:t>19</w:t>
                  </w:r>
                </w:p>
              </w:tc>
              <w:tc>
                <w:tcPr>
                  <w:tcW w:w="1738" w:type="dxa"/>
                </w:tcPr>
                <w:p w14:paraId="4EC1EDCA" w14:textId="77777777" w:rsidR="003C4DD3" w:rsidRPr="00CE154F" w:rsidRDefault="003C4DD3" w:rsidP="00F34C6C">
                  <w:pPr>
                    <w:pStyle w:val="TCTableBody"/>
                    <w:framePr w:wrap="around" w:vAnchor="text" w:hAnchor="margin"/>
                    <w:suppressOverlap/>
                  </w:pPr>
                </w:p>
              </w:tc>
              <w:tc>
                <w:tcPr>
                  <w:tcW w:w="1570" w:type="dxa"/>
                </w:tcPr>
                <w:p w14:paraId="00CC43EA" w14:textId="297C239C" w:rsidR="003C4DD3" w:rsidRPr="00CE154F" w:rsidRDefault="003C4DD3" w:rsidP="00F34C6C">
                  <w:pPr>
                    <w:pStyle w:val="TCTableBody"/>
                    <w:framePr w:wrap="around" w:vAnchor="text" w:hAnchor="margin"/>
                    <w:suppressOverlap/>
                  </w:pPr>
                  <w:r w:rsidRPr="00CE154F">
                    <w:t>8.0×10</w:t>
                  </w:r>
                  <w:r w:rsidRPr="00CE154F">
                    <w:rPr>
                      <w:vertAlign w:val="superscript"/>
                    </w:rPr>
                    <w:t>17</w:t>
                  </w:r>
                  <w:ins w:id="605" w:author="Author" w:date="2021-02-02T12:54:00Z">
                    <w:r w:rsidR="00D31C22" w:rsidRPr="00CE154F">
                      <w:t>–</w:t>
                    </w:r>
                  </w:ins>
                  <w:del w:id="606" w:author="Author" w:date="2021-02-02T12:54:00Z">
                    <w:r w:rsidRPr="00CE154F" w:rsidDel="00D31C22">
                      <w:rPr>
                        <w:rFonts w:ascii="Cambria Math" w:hAnsi="Cambria Math" w:cs="Cambria Math"/>
                      </w:rPr>
                      <w:delText>∼</w:delText>
                    </w:r>
                  </w:del>
                  <w:r w:rsidRPr="00CE154F">
                    <w:t>1.0×10</w:t>
                  </w:r>
                  <w:r w:rsidRPr="00CE154F">
                    <w:rPr>
                      <w:vertAlign w:val="superscript"/>
                    </w:rPr>
                    <w:t>20</w:t>
                  </w:r>
                </w:p>
              </w:tc>
            </w:tr>
            <w:tr w:rsidR="003C4DD3" w:rsidRPr="00CE154F" w14:paraId="52CE1281" w14:textId="77777777" w:rsidTr="006F5AF5">
              <w:trPr>
                <w:trHeight w:val="235"/>
              </w:trPr>
              <w:tc>
                <w:tcPr>
                  <w:tcW w:w="2875" w:type="dxa"/>
                </w:tcPr>
                <w:p w14:paraId="7E1E4D92" w14:textId="77777777" w:rsidR="003C4DD3" w:rsidRPr="00CE154F" w:rsidRDefault="003C4DD3" w:rsidP="00F34C6C">
                  <w:pPr>
                    <w:pStyle w:val="TCTableBody"/>
                    <w:framePr w:wrap="around" w:vAnchor="text" w:hAnchor="margin"/>
                    <w:suppressOverlap/>
                  </w:pPr>
                  <w:r w:rsidRPr="00CE154F">
                    <w:t>Standard deviation (eV)</w:t>
                  </w:r>
                </w:p>
              </w:tc>
              <w:tc>
                <w:tcPr>
                  <w:tcW w:w="2160" w:type="dxa"/>
                </w:tcPr>
                <w:p w14:paraId="6B92C7CF" w14:textId="77777777" w:rsidR="003C4DD3" w:rsidRPr="00CE154F" w:rsidRDefault="003C4DD3" w:rsidP="00F34C6C">
                  <w:pPr>
                    <w:pStyle w:val="TCTableBody"/>
                    <w:framePr w:wrap="around" w:vAnchor="text" w:hAnchor="margin"/>
                    <w:suppressOverlap/>
                  </w:pPr>
                  <w:r w:rsidRPr="00CE154F">
                    <w:t>1.10, 1.35</w:t>
                  </w:r>
                </w:p>
              </w:tc>
              <w:tc>
                <w:tcPr>
                  <w:tcW w:w="1620" w:type="dxa"/>
                </w:tcPr>
                <w:p w14:paraId="79082E15" w14:textId="77777777" w:rsidR="003C4DD3" w:rsidRPr="00CE154F" w:rsidRDefault="003C4DD3" w:rsidP="00F34C6C">
                  <w:pPr>
                    <w:pStyle w:val="TCTableBody"/>
                    <w:framePr w:wrap="around" w:vAnchor="text" w:hAnchor="margin"/>
                    <w:suppressOverlap/>
                  </w:pPr>
                  <w:r w:rsidRPr="00CE154F">
                    <w:t>0.725, 1.025</w:t>
                  </w:r>
                </w:p>
              </w:tc>
              <w:tc>
                <w:tcPr>
                  <w:tcW w:w="1738" w:type="dxa"/>
                </w:tcPr>
                <w:p w14:paraId="49DCCC65" w14:textId="77777777" w:rsidR="003C4DD3" w:rsidRPr="00CE154F" w:rsidRDefault="003C4DD3" w:rsidP="00F34C6C">
                  <w:pPr>
                    <w:pStyle w:val="TCTableBody"/>
                    <w:framePr w:wrap="around" w:vAnchor="text" w:hAnchor="margin"/>
                    <w:suppressOverlap/>
                  </w:pPr>
                </w:p>
              </w:tc>
              <w:tc>
                <w:tcPr>
                  <w:tcW w:w="1570" w:type="dxa"/>
                </w:tcPr>
                <w:p w14:paraId="369A26C5" w14:textId="77777777" w:rsidR="003C4DD3" w:rsidRPr="00CE154F" w:rsidRDefault="003C4DD3" w:rsidP="00F34C6C">
                  <w:pPr>
                    <w:pStyle w:val="TCTableBody"/>
                    <w:framePr w:wrap="around" w:vAnchor="text" w:hAnchor="margin"/>
                    <w:suppressOverlap/>
                  </w:pPr>
                  <w:r w:rsidRPr="00CE154F">
                    <w:t>0.40, 0.65</w:t>
                  </w:r>
                </w:p>
              </w:tc>
            </w:tr>
            <w:tr w:rsidR="003C4DD3" w:rsidRPr="00CE154F" w14:paraId="23C87FF4" w14:textId="77777777" w:rsidTr="00BB6392">
              <w:trPr>
                <w:trHeight w:val="249"/>
              </w:trPr>
              <w:tc>
                <w:tcPr>
                  <w:tcW w:w="2875" w:type="dxa"/>
                </w:tcPr>
                <w:p w14:paraId="46A8CEE2" w14:textId="77777777" w:rsidR="003C4DD3" w:rsidRPr="00CE154F" w:rsidRDefault="003C4DD3" w:rsidP="00F34C6C">
                  <w:pPr>
                    <w:pStyle w:val="TCTableBody"/>
                    <w:framePr w:wrap="around" w:vAnchor="text" w:hAnchor="margin"/>
                    <w:suppressOverlap/>
                  </w:pPr>
                  <w:r w:rsidRPr="00CE154F">
                    <w:t>Capture cross-section for donor states, e, h (</w:t>
                  </w:r>
                  <w:proofErr w:type="spellStart"/>
                  <w:r w:rsidRPr="00CE154F">
                    <w:t>cm</w:t>
                  </w:r>
                  <w:r w:rsidRPr="00CE154F">
                    <w:rPr>
                      <w:vertAlign w:val="superscript"/>
                    </w:rPr>
                    <w:t>2</w:t>
                  </w:r>
                  <w:proofErr w:type="spellEnd"/>
                  <w:r w:rsidRPr="00CE154F">
                    <w:t>)</w:t>
                  </w:r>
                </w:p>
              </w:tc>
              <w:tc>
                <w:tcPr>
                  <w:tcW w:w="2160" w:type="dxa"/>
                </w:tcPr>
                <w:p w14:paraId="55157CC8" w14:textId="130A6878" w:rsidR="003C4DD3" w:rsidRPr="00CE154F" w:rsidRDefault="003C4DD3" w:rsidP="00F34C6C">
                  <w:pPr>
                    <w:pStyle w:val="TCTableBody"/>
                    <w:framePr w:wrap="around" w:vAnchor="text" w:hAnchor="margin"/>
                    <w:suppressOverlap/>
                  </w:pPr>
                  <w:r w:rsidRPr="00CE154F">
                    <w:t>1.0×10</w:t>
                  </w:r>
                  <w:r w:rsidRPr="00CE154F">
                    <w:rPr>
                      <w:vertAlign w:val="superscript"/>
                    </w:rPr>
                    <w:t>−14</w:t>
                  </w:r>
                  <w:r w:rsidRPr="00CE154F">
                    <w:t>, 1.0×10</w:t>
                  </w:r>
                  <w:r w:rsidRPr="00CE154F">
                    <w:rPr>
                      <w:vertAlign w:val="superscript"/>
                    </w:rPr>
                    <w:t>−15</w:t>
                  </w:r>
                </w:p>
              </w:tc>
              <w:tc>
                <w:tcPr>
                  <w:tcW w:w="1620" w:type="dxa"/>
                </w:tcPr>
                <w:p w14:paraId="3460E5D7" w14:textId="6D1BD881" w:rsidR="003C4DD3" w:rsidRPr="00CE154F" w:rsidRDefault="003C4DD3" w:rsidP="00F34C6C">
                  <w:pPr>
                    <w:pStyle w:val="TCTableBody"/>
                    <w:framePr w:wrap="around" w:vAnchor="text" w:hAnchor="margin"/>
                    <w:suppressOverlap/>
                  </w:pPr>
                  <w:r w:rsidRPr="00CE154F">
                    <w:t>1.0×10</w:t>
                  </w:r>
                  <w:r w:rsidRPr="00CE154F">
                    <w:rPr>
                      <w:vertAlign w:val="superscript"/>
                    </w:rPr>
                    <w:t>−14</w:t>
                  </w:r>
                  <w:r w:rsidRPr="00CE154F">
                    <w:t>, 1.0×10</w:t>
                  </w:r>
                  <w:r w:rsidRPr="00CE154F">
                    <w:rPr>
                      <w:vertAlign w:val="superscript"/>
                    </w:rPr>
                    <w:t>−15</w:t>
                  </w:r>
                </w:p>
              </w:tc>
              <w:tc>
                <w:tcPr>
                  <w:tcW w:w="1738" w:type="dxa"/>
                </w:tcPr>
                <w:p w14:paraId="045E3323" w14:textId="77777777" w:rsidR="003C4DD3" w:rsidRPr="00CE154F" w:rsidRDefault="003C4DD3" w:rsidP="00F34C6C">
                  <w:pPr>
                    <w:pStyle w:val="TCTableBody"/>
                    <w:framePr w:wrap="around" w:vAnchor="text" w:hAnchor="margin"/>
                    <w:suppressOverlap/>
                  </w:pPr>
                </w:p>
              </w:tc>
              <w:tc>
                <w:tcPr>
                  <w:tcW w:w="1570" w:type="dxa"/>
                </w:tcPr>
                <w:p w14:paraId="2CDC8AE0" w14:textId="2248E1D5" w:rsidR="003C4DD3" w:rsidRPr="00CE154F" w:rsidRDefault="003C4DD3" w:rsidP="00F34C6C">
                  <w:pPr>
                    <w:pStyle w:val="TCTableBody"/>
                    <w:framePr w:wrap="around" w:vAnchor="text" w:hAnchor="margin"/>
                    <w:suppressOverlap/>
                  </w:pPr>
                  <w:r w:rsidRPr="00CE154F">
                    <w:t>1.0×10</w:t>
                  </w:r>
                  <w:r w:rsidRPr="00CE154F">
                    <w:rPr>
                      <w:vertAlign w:val="superscript"/>
                    </w:rPr>
                    <w:t>−14</w:t>
                  </w:r>
                  <w:r w:rsidRPr="00CE154F">
                    <w:t>, 1.0×10</w:t>
                  </w:r>
                  <w:r w:rsidRPr="00CE154F">
                    <w:rPr>
                      <w:vertAlign w:val="superscript"/>
                    </w:rPr>
                    <w:t>−15</w:t>
                  </w:r>
                </w:p>
              </w:tc>
            </w:tr>
            <w:tr w:rsidR="003C4DD3" w:rsidRPr="00CE154F" w14:paraId="355FA747" w14:textId="77777777" w:rsidTr="00BB6392">
              <w:trPr>
                <w:trHeight w:val="247"/>
              </w:trPr>
              <w:tc>
                <w:tcPr>
                  <w:tcW w:w="2875" w:type="dxa"/>
                  <w:tcBorders>
                    <w:bottom w:val="single" w:sz="4" w:space="0" w:color="auto"/>
                  </w:tcBorders>
                </w:tcPr>
                <w:p w14:paraId="5DE17F8B" w14:textId="77777777" w:rsidR="003C4DD3" w:rsidRPr="00CE154F" w:rsidRDefault="003C4DD3" w:rsidP="00F34C6C">
                  <w:pPr>
                    <w:pStyle w:val="TCTableBody"/>
                    <w:framePr w:wrap="around" w:vAnchor="text" w:hAnchor="margin"/>
                    <w:suppressOverlap/>
                  </w:pPr>
                  <w:r w:rsidRPr="00CE154F">
                    <w:t>Capture cross-section for acceptor states, e, h (</w:t>
                  </w:r>
                  <w:proofErr w:type="spellStart"/>
                  <w:r w:rsidRPr="00CE154F">
                    <w:t>cm</w:t>
                  </w:r>
                  <w:r w:rsidRPr="00CE154F">
                    <w:rPr>
                      <w:vertAlign w:val="superscript"/>
                    </w:rPr>
                    <w:t>2</w:t>
                  </w:r>
                  <w:proofErr w:type="spellEnd"/>
                  <w:r w:rsidRPr="00CE154F">
                    <w:t>)</w:t>
                  </w:r>
                </w:p>
              </w:tc>
              <w:tc>
                <w:tcPr>
                  <w:tcW w:w="2160" w:type="dxa"/>
                  <w:tcBorders>
                    <w:bottom w:val="single" w:sz="4" w:space="0" w:color="auto"/>
                  </w:tcBorders>
                </w:tcPr>
                <w:p w14:paraId="2EE6D169" w14:textId="5C0CF191" w:rsidR="003C4DD3" w:rsidRPr="00CE154F" w:rsidRDefault="003C4DD3" w:rsidP="00F34C6C">
                  <w:pPr>
                    <w:pStyle w:val="TCTableBody"/>
                    <w:framePr w:wrap="around" w:vAnchor="text" w:hAnchor="margin"/>
                    <w:suppressOverlap/>
                  </w:pPr>
                  <w:r w:rsidRPr="00CE154F">
                    <w:t>1.0×10</w:t>
                  </w:r>
                  <w:r w:rsidRPr="00CE154F">
                    <w:rPr>
                      <w:vertAlign w:val="superscript"/>
                    </w:rPr>
                    <w:t>−15</w:t>
                  </w:r>
                  <w:r w:rsidRPr="00CE154F">
                    <w:t>, 1.0×10</w:t>
                  </w:r>
                  <w:r w:rsidRPr="00CE154F">
                    <w:rPr>
                      <w:vertAlign w:val="superscript"/>
                    </w:rPr>
                    <w:t>−14</w:t>
                  </w:r>
                </w:p>
              </w:tc>
              <w:tc>
                <w:tcPr>
                  <w:tcW w:w="1620" w:type="dxa"/>
                  <w:tcBorders>
                    <w:bottom w:val="single" w:sz="4" w:space="0" w:color="auto"/>
                  </w:tcBorders>
                </w:tcPr>
                <w:p w14:paraId="67FC81C8" w14:textId="2F16123F" w:rsidR="003C4DD3" w:rsidRPr="00CE154F" w:rsidRDefault="003C4DD3" w:rsidP="00F34C6C">
                  <w:pPr>
                    <w:pStyle w:val="TCTableBody"/>
                    <w:framePr w:wrap="around" w:vAnchor="text" w:hAnchor="margin"/>
                    <w:suppressOverlap/>
                  </w:pPr>
                  <w:r w:rsidRPr="00CE154F">
                    <w:t>1.0×10</w:t>
                  </w:r>
                  <w:r w:rsidRPr="00CE154F">
                    <w:rPr>
                      <w:vertAlign w:val="superscript"/>
                    </w:rPr>
                    <w:t>−15</w:t>
                  </w:r>
                  <w:r w:rsidRPr="00CE154F">
                    <w:t>, 1.0×10</w:t>
                  </w:r>
                  <w:r w:rsidRPr="00CE154F">
                    <w:rPr>
                      <w:vertAlign w:val="superscript"/>
                    </w:rPr>
                    <w:t>−14</w:t>
                  </w:r>
                </w:p>
              </w:tc>
              <w:tc>
                <w:tcPr>
                  <w:tcW w:w="1738" w:type="dxa"/>
                  <w:tcBorders>
                    <w:bottom w:val="single" w:sz="4" w:space="0" w:color="auto"/>
                  </w:tcBorders>
                </w:tcPr>
                <w:p w14:paraId="5D0BD149" w14:textId="77777777" w:rsidR="003C4DD3" w:rsidRPr="00CE154F" w:rsidRDefault="003C4DD3" w:rsidP="00F34C6C">
                  <w:pPr>
                    <w:pStyle w:val="TCTableBody"/>
                    <w:framePr w:wrap="around" w:vAnchor="text" w:hAnchor="margin"/>
                    <w:suppressOverlap/>
                  </w:pPr>
                </w:p>
              </w:tc>
              <w:tc>
                <w:tcPr>
                  <w:tcW w:w="1570" w:type="dxa"/>
                  <w:tcBorders>
                    <w:bottom w:val="single" w:sz="4" w:space="0" w:color="auto"/>
                  </w:tcBorders>
                </w:tcPr>
                <w:p w14:paraId="2968D27C" w14:textId="07D8F819" w:rsidR="003C4DD3" w:rsidRPr="00CE154F" w:rsidRDefault="003C4DD3" w:rsidP="00F34C6C">
                  <w:pPr>
                    <w:pStyle w:val="TCTableBody"/>
                    <w:framePr w:wrap="around" w:vAnchor="text" w:hAnchor="margin"/>
                    <w:suppressOverlap/>
                  </w:pPr>
                  <w:r w:rsidRPr="00CE154F">
                    <w:t>1.0×10</w:t>
                  </w:r>
                  <w:r w:rsidRPr="00CE154F">
                    <w:rPr>
                      <w:vertAlign w:val="superscript"/>
                    </w:rPr>
                    <w:t>−15</w:t>
                  </w:r>
                  <w:r w:rsidRPr="00CE154F">
                    <w:t>, 1.0×10</w:t>
                  </w:r>
                  <w:r w:rsidRPr="00CE154F">
                    <w:rPr>
                      <w:vertAlign w:val="superscript"/>
                    </w:rPr>
                    <w:t>−14</w:t>
                  </w:r>
                </w:p>
              </w:tc>
            </w:tr>
          </w:tbl>
          <w:p w14:paraId="31A12C88" w14:textId="77777777" w:rsidR="003C4DD3" w:rsidRPr="00CE154F" w:rsidRDefault="003C4DD3" w:rsidP="003C4DD3">
            <w:pPr>
              <w:pStyle w:val="TCTableBody"/>
            </w:pPr>
          </w:p>
        </w:tc>
      </w:tr>
    </w:tbl>
    <w:p w14:paraId="29889063" w14:textId="7D8A90D2" w:rsidR="003C4DD3" w:rsidRPr="00CE154F" w:rsidRDefault="003C4DD3" w:rsidP="003C4DD3">
      <w:pPr>
        <w:pStyle w:val="TAMainText"/>
        <w:rPr>
          <w:ins w:id="607" w:author="Author" w:date="2021-02-08T14:13:00Z"/>
        </w:rPr>
      </w:pPr>
    </w:p>
    <w:p w14:paraId="00B8DC01" w14:textId="77777777" w:rsidR="00570755" w:rsidRPr="00CE154F" w:rsidRDefault="00570755" w:rsidP="00570755">
      <w:pPr>
        <w:pStyle w:val="TAMainText"/>
        <w:rPr>
          <w:ins w:id="608" w:author="Author" w:date="2021-02-08T14:13:00Z"/>
          <w:b/>
        </w:rPr>
      </w:pPr>
      <w:ins w:id="609" w:author="Author" w:date="2021-02-08T14:13:00Z">
        <w:r w:rsidRPr="00CE154F">
          <w:rPr>
            <w:b/>
          </w:rPr>
          <w:t>Results and Discussio</w:t>
        </w:r>
        <w:commentRangeStart w:id="610"/>
        <w:r w:rsidRPr="00CE154F">
          <w:rPr>
            <w:b/>
          </w:rPr>
          <w:t>n</w:t>
        </w:r>
      </w:ins>
      <w:commentRangeStart w:id="611"/>
      <w:commentRangeEnd w:id="611"/>
      <w:ins w:id="612" w:author="Author" w:date="2021-02-08T14:14:00Z">
        <w:r w:rsidR="00F25978" w:rsidRPr="00CE154F">
          <w:rPr>
            <w:rStyle w:val="CommentReference"/>
          </w:rPr>
          <w:commentReference w:id="611"/>
        </w:r>
      </w:ins>
      <w:commentRangeEnd w:id="610"/>
      <w:ins w:id="613" w:author="Author" w:date="2021-02-08T14:18:00Z">
        <w:r w:rsidR="00E8145E" w:rsidRPr="00CE154F">
          <w:rPr>
            <w:rStyle w:val="CommentReference"/>
          </w:rPr>
          <w:commentReference w:id="610"/>
        </w:r>
      </w:ins>
    </w:p>
    <w:p w14:paraId="4EDCB86D" w14:textId="77777777" w:rsidR="00570755" w:rsidRPr="00CE154F" w:rsidRDefault="00570755" w:rsidP="00570755">
      <w:pPr>
        <w:pStyle w:val="TAMainText"/>
        <w:rPr>
          <w:ins w:id="614" w:author="Author" w:date="2021-02-08T14:13:00Z"/>
          <w:i/>
        </w:rPr>
      </w:pPr>
      <w:ins w:id="615" w:author="Author" w:date="2021-02-08T14:13:00Z">
        <w:r w:rsidRPr="00CE154F">
          <w:rPr>
            <w:i/>
          </w:rPr>
          <w:t>Influence of deep energy-level impurity on solar cell properties</w:t>
        </w:r>
      </w:ins>
    </w:p>
    <w:p w14:paraId="47E2B1A3" w14:textId="6E606658" w:rsidR="00570755" w:rsidRPr="00CE154F" w:rsidDel="00570755" w:rsidRDefault="00570755" w:rsidP="00570755">
      <w:pPr>
        <w:pStyle w:val="TAMainText"/>
        <w:rPr>
          <w:del w:id="616" w:author="Author" w:date="2021-02-08T14:13:00Z"/>
        </w:rPr>
      </w:pPr>
      <w:ins w:id="617" w:author="Author" w:date="2021-02-08T14:13:00Z">
        <w:r w:rsidRPr="00CE154F">
          <w:t xml:space="preserve">Si purification by metallurgical methods can be realized through gas blowing, </w:t>
        </w:r>
        <w:commentRangeStart w:id="618"/>
        <w:r w:rsidRPr="00CE154F">
          <w:t>slagging boron removal</w:t>
        </w:r>
        <w:commentRangeEnd w:id="618"/>
        <w:r w:rsidRPr="00CE154F">
          <w:rPr>
            <w:rStyle w:val="CommentReference"/>
          </w:rPr>
          <w:commentReference w:id="618"/>
        </w:r>
        <w:r w:rsidRPr="00CE154F">
          <w:t xml:space="preserve">, phosphorus removal by electron beam refining, acid leaching, and unidirectional removal of </w:t>
        </w:r>
        <w:commentRangeStart w:id="619"/>
        <w:r w:rsidRPr="00CE154F">
          <w:t xml:space="preserve">solidification </w:t>
        </w:r>
        <w:commentRangeEnd w:id="619"/>
        <w:r w:rsidRPr="00CE154F">
          <w:rPr>
            <w:rStyle w:val="CommentReference"/>
          </w:rPr>
          <w:commentReference w:id="619"/>
        </w:r>
        <w:r w:rsidRPr="00CE154F">
          <w:t xml:space="preserve">metals. The </w:t>
        </w:r>
        <w:commentRangeStart w:id="620"/>
        <w:r w:rsidRPr="00CE154F">
          <w:t xml:space="preserve">repeated processes were </w:t>
        </w:r>
        <w:commentRangeEnd w:id="620"/>
        <w:r w:rsidRPr="00CE154F">
          <w:rPr>
            <w:rStyle w:val="CommentReference"/>
          </w:rPr>
          <w:commentReference w:id="620"/>
        </w:r>
        <w:r w:rsidRPr="00CE154F">
          <w:t xml:space="preserve">applied to remove the metal impurities in Si and meet the requirements for </w:t>
        </w:r>
        <w:proofErr w:type="spellStart"/>
        <w:r w:rsidRPr="00CE154F">
          <w:t>SOG</w:t>
        </w:r>
        <w:proofErr w:type="spellEnd"/>
        <w:r w:rsidRPr="00CE154F">
          <w:t xml:space="preserve">. </w:t>
        </w:r>
      </w:ins>
    </w:p>
    <w:p w14:paraId="7717E14E" w14:textId="3A15B03A" w:rsidR="003C4DD3" w:rsidRPr="00CE154F" w:rsidDel="00ED7A0B" w:rsidRDefault="000D01AC">
      <w:pPr>
        <w:pStyle w:val="TAMainText"/>
        <w:ind w:firstLine="0"/>
        <w:rPr>
          <w:del w:id="621" w:author="Author" w:date="2021-01-27T18:37:00Z"/>
        </w:rPr>
        <w:pPrChange w:id="622" w:author="Author" w:date="2021-02-08T14:13:00Z">
          <w:pPr>
            <w:pStyle w:val="TAMainText"/>
          </w:pPr>
        </w:pPrChange>
      </w:pPr>
      <w:moveToRangeStart w:id="623" w:author="Author" w:date="2021-01-27T17:54:00Z" w:name="move62662503"/>
      <w:moveTo w:id="624" w:author="Author" w:date="2021-01-27T17:54:00Z">
        <w:r w:rsidRPr="00CE154F">
          <w:t>However, the</w:t>
        </w:r>
      </w:moveTo>
      <w:moveToRangeEnd w:id="623"/>
      <w:ins w:id="625" w:author="Author" w:date="2021-01-27T17:54:00Z">
        <w:r w:rsidRPr="00CE154F">
          <w:t xml:space="preserve"> </w:t>
        </w:r>
      </w:ins>
      <w:r w:rsidR="003C4DD3" w:rsidRPr="00CE154F">
        <w:t xml:space="preserve">metal impurities in </w:t>
      </w:r>
      <w:ins w:id="626" w:author="Author" w:date="2021-02-08T12:05:00Z">
        <w:r w:rsidR="009E0D08" w:rsidRPr="00CE154F">
          <w:t xml:space="preserve">the </w:t>
        </w:r>
      </w:ins>
      <w:ins w:id="627" w:author="Author" w:date="2021-01-28T14:47:00Z">
        <w:r w:rsidR="00862109" w:rsidRPr="00CE154F">
          <w:t xml:space="preserve">Siemens </w:t>
        </w:r>
      </w:ins>
      <w:r w:rsidR="003C4DD3" w:rsidRPr="00CE154F">
        <w:t xml:space="preserve">Si </w:t>
      </w:r>
      <w:del w:id="628" w:author="Author" w:date="2021-01-27T18:03:00Z">
        <w:r w:rsidR="003C4DD3" w:rsidRPr="00CE154F" w:rsidDel="00A23FE6">
          <w:delText xml:space="preserve">with </w:delText>
        </w:r>
      </w:del>
      <w:del w:id="629" w:author="Author" w:date="2021-01-28T14:47:00Z">
        <w:r w:rsidR="003C4DD3" w:rsidRPr="00CE154F" w:rsidDel="00862109">
          <w:delText xml:space="preserve">Siemens method </w:delText>
        </w:r>
      </w:del>
      <w:del w:id="630" w:author="Author" w:date="2021-02-08T12:05:00Z">
        <w:r w:rsidR="003C4DD3" w:rsidRPr="00CE154F" w:rsidDel="00DA27DF">
          <w:delText>a</w:delText>
        </w:r>
      </w:del>
      <w:ins w:id="631" w:author="Author" w:date="2021-02-08T12:05:00Z">
        <w:r w:rsidR="00DA27DF" w:rsidRPr="00CE154F">
          <w:t>we</w:t>
        </w:r>
      </w:ins>
      <w:r w:rsidR="003C4DD3" w:rsidRPr="00CE154F">
        <w:t>re higher. The</w:t>
      </w:r>
      <w:ins w:id="632" w:author="Author" w:date="2021-01-27T18:04:00Z">
        <w:r w:rsidR="00A23FE6" w:rsidRPr="00CE154F">
          <w:t xml:space="preserve"> presence of</w:t>
        </w:r>
      </w:ins>
      <w:r w:rsidR="003C4DD3" w:rsidRPr="00CE154F">
        <w:t xml:space="preserve"> metal impurities (Fe, Cu, and Ni</w:t>
      </w:r>
      <w:ins w:id="633" w:author="Author" w:date="2021-01-29T10:36:00Z">
        <w:r w:rsidR="00F30573" w:rsidRPr="00CE154F">
          <w:t xml:space="preserve"> impurities</w:t>
        </w:r>
      </w:ins>
      <w:r w:rsidR="003C4DD3" w:rsidRPr="00CE154F">
        <w:t xml:space="preserve">) </w:t>
      </w:r>
      <w:del w:id="634" w:author="Author" w:date="2021-01-27T18:04:00Z">
        <w:r w:rsidR="003C4DD3" w:rsidRPr="00CE154F" w:rsidDel="00A23FE6">
          <w:delText xml:space="preserve">lead to a </w:delText>
        </w:r>
      </w:del>
      <w:r w:rsidR="003C4DD3" w:rsidRPr="00CE154F">
        <w:t xml:space="preserve">decrease </w:t>
      </w:r>
      <w:del w:id="635" w:author="Author" w:date="2021-01-27T18:04:00Z">
        <w:r w:rsidR="003C4DD3" w:rsidRPr="00CE154F" w:rsidDel="00A23FE6">
          <w:delText xml:space="preserve">of </w:delText>
        </w:r>
      </w:del>
      <w:ins w:id="636" w:author="Author" w:date="2021-01-27T18:04:00Z">
        <w:r w:rsidR="00A23FE6" w:rsidRPr="00CE154F">
          <w:t xml:space="preserve">the </w:t>
        </w:r>
      </w:ins>
      <w:r w:rsidR="003C4DD3" w:rsidRPr="00CE154F">
        <w:t>minority</w:t>
      </w:r>
      <w:ins w:id="637" w:author="Author" w:date="2021-01-27T18:04:00Z">
        <w:r w:rsidR="00A23FE6" w:rsidRPr="00CE154F">
          <w:t>-</w:t>
        </w:r>
      </w:ins>
      <w:del w:id="638" w:author="Author" w:date="2021-01-27T18:04:00Z">
        <w:r w:rsidR="003C4DD3" w:rsidRPr="00CE154F" w:rsidDel="00A23FE6">
          <w:delText xml:space="preserve"> </w:delText>
        </w:r>
      </w:del>
      <w:r w:rsidR="003C4DD3" w:rsidRPr="00CE154F">
        <w:t>carrier lifetime</w:t>
      </w:r>
      <w:ins w:id="639" w:author="Author" w:date="2021-01-27T18:06:00Z">
        <w:r w:rsidR="00A23FE6" w:rsidRPr="00CE154F">
          <w:t xml:space="preserve"> and</w:t>
        </w:r>
      </w:ins>
      <w:del w:id="640" w:author="Author" w:date="2021-01-27T18:06:00Z">
        <w:r w:rsidR="003C4DD3" w:rsidRPr="00CE154F" w:rsidDel="00A23FE6">
          <w:delText>,</w:delText>
        </w:r>
      </w:del>
      <w:r w:rsidR="003C4DD3" w:rsidRPr="00CE154F">
        <w:t xml:space="preserve"> </w:t>
      </w:r>
      <w:del w:id="641" w:author="Author" w:date="2021-01-27T18:06:00Z">
        <w:r w:rsidR="003C4DD3" w:rsidRPr="00CE154F" w:rsidDel="00A23FE6">
          <w:delText xml:space="preserve">reducing </w:delText>
        </w:r>
      </w:del>
      <w:ins w:id="642" w:author="Author" w:date="2021-01-27T18:06:00Z">
        <w:r w:rsidR="00A23FE6" w:rsidRPr="00CE154F">
          <w:t xml:space="preserve">reduce </w:t>
        </w:r>
      </w:ins>
      <w:r w:rsidR="003C4DD3" w:rsidRPr="00CE154F">
        <w:t xml:space="preserve">the light-generated current. In </w:t>
      </w:r>
      <w:ins w:id="643" w:author="Author" w:date="2021-02-08T12:07:00Z">
        <w:r w:rsidR="009E0D08" w:rsidRPr="00CE154F">
          <w:t xml:space="preserve">the </w:t>
        </w:r>
      </w:ins>
      <w:proofErr w:type="spellStart"/>
      <w:r w:rsidR="003C4DD3" w:rsidRPr="00CE154F">
        <w:t>AFORS</w:t>
      </w:r>
      <w:proofErr w:type="spellEnd"/>
      <w:r w:rsidR="003C4DD3" w:rsidRPr="00CE154F">
        <w:t>-HET</w:t>
      </w:r>
      <w:ins w:id="644" w:author="Author" w:date="2021-01-29T10:37:00Z">
        <w:r w:rsidR="00FC05F6" w:rsidRPr="00CE154F">
          <w:t xml:space="preserve"> simulations</w:t>
        </w:r>
      </w:ins>
      <w:r w:rsidR="003C4DD3" w:rsidRPr="00CE154F">
        <w:t xml:space="preserve">, defects can be deliberately added to c-Si for simulating the impact of metal impurities on </w:t>
      </w:r>
      <w:ins w:id="645" w:author="Author" w:date="2021-01-27T18:07:00Z">
        <w:r w:rsidR="00A23FE6" w:rsidRPr="00CE154F">
          <w:t xml:space="preserve">the </w:t>
        </w:r>
      </w:ins>
      <w:r w:rsidR="003C4DD3" w:rsidRPr="00CE154F">
        <w:t xml:space="preserve">solar cell properties. In this work, only Fe and Cu </w:t>
      </w:r>
      <w:del w:id="646" w:author="Author" w:date="2021-01-27T18:07:00Z">
        <w:r w:rsidR="003C4DD3" w:rsidRPr="00CE154F" w:rsidDel="00A23FE6">
          <w:delText xml:space="preserve">are </w:delText>
        </w:r>
      </w:del>
      <w:ins w:id="647" w:author="Author" w:date="2021-01-27T18:07:00Z">
        <w:r w:rsidR="00A23FE6" w:rsidRPr="00CE154F">
          <w:t xml:space="preserve">were </w:t>
        </w:r>
      </w:ins>
      <w:r w:rsidR="003C4DD3" w:rsidRPr="00CE154F">
        <w:t xml:space="preserve">considered to be the </w:t>
      </w:r>
      <w:del w:id="648" w:author="Author" w:date="2021-02-08T12:08:00Z">
        <w:r w:rsidR="003C4DD3" w:rsidRPr="00CE154F" w:rsidDel="00152B21">
          <w:delText xml:space="preserve">two </w:delText>
        </w:r>
      </w:del>
      <w:r w:rsidR="003C4DD3" w:rsidRPr="00CE154F">
        <w:t xml:space="preserve">main metal impurities. </w:t>
      </w:r>
      <w:del w:id="649" w:author="Author" w:date="2021-02-08T12:08:00Z">
        <w:r w:rsidR="003C4DD3" w:rsidRPr="00CE154F" w:rsidDel="00883195">
          <w:delText xml:space="preserve">Due </w:delText>
        </w:r>
      </w:del>
      <w:ins w:id="650" w:author="Author" w:date="2021-02-08T12:08:00Z">
        <w:r w:rsidR="00883195" w:rsidRPr="00CE154F">
          <w:t xml:space="preserve">Owing </w:t>
        </w:r>
      </w:ins>
      <w:r w:rsidR="003C4DD3" w:rsidRPr="00CE154F">
        <w:t xml:space="preserve">to the directional solidification of </w:t>
      </w:r>
      <w:ins w:id="651" w:author="Author" w:date="2021-01-27T18:07:00Z">
        <w:r w:rsidR="00A23FE6" w:rsidRPr="00CE154F">
          <w:t xml:space="preserve">the </w:t>
        </w:r>
      </w:ins>
      <w:r w:rsidR="003C4DD3" w:rsidRPr="00CE154F">
        <w:t>Fe residue</w:t>
      </w:r>
      <w:ins w:id="652" w:author="Author" w:date="2021-01-27T18:07:00Z">
        <w:r w:rsidR="00A23FE6" w:rsidRPr="00CE154F">
          <w:t>s</w:t>
        </w:r>
      </w:ins>
      <w:r w:rsidR="003C4DD3" w:rsidRPr="00CE154F">
        <w:t xml:space="preserve">, electron beam processing with copper electrodes </w:t>
      </w:r>
      <w:del w:id="653" w:author="Author" w:date="2021-01-27T18:07:00Z">
        <w:r w:rsidR="003C4DD3" w:rsidRPr="00CE154F" w:rsidDel="00A23FE6">
          <w:delText xml:space="preserve">may </w:delText>
        </w:r>
      </w:del>
      <w:ins w:id="654" w:author="Author" w:date="2021-01-27T18:07:00Z">
        <w:r w:rsidR="00A23FE6" w:rsidRPr="00CE154F">
          <w:t xml:space="preserve">can </w:t>
        </w:r>
      </w:ins>
      <w:r w:rsidR="003C4DD3" w:rsidRPr="00CE154F">
        <w:t xml:space="preserve">be introduced. </w:t>
      </w:r>
      <w:commentRangeStart w:id="655"/>
      <w:r w:rsidR="003C4DD3" w:rsidRPr="00CE154F">
        <w:t xml:space="preserve">The </w:t>
      </w:r>
      <w:bookmarkStart w:id="656" w:name="_Hlk62749716"/>
      <w:del w:id="657" w:author="Author" w:date="2021-01-27T18:07:00Z">
        <w:r w:rsidR="003C4DD3" w:rsidRPr="00CE154F" w:rsidDel="00A23FE6">
          <w:delText xml:space="preserve">energy levels of </w:delText>
        </w:r>
      </w:del>
      <w:r w:rsidR="003C4DD3" w:rsidRPr="00CE154F">
        <w:t xml:space="preserve">Fe and Cu </w:t>
      </w:r>
      <w:ins w:id="658" w:author="Author" w:date="2021-01-27T18:08:00Z">
        <w:r w:rsidR="00A23FE6" w:rsidRPr="00CE154F">
          <w:t xml:space="preserve">energy levels </w:t>
        </w:r>
      </w:ins>
      <w:r w:rsidR="003C4DD3" w:rsidRPr="00CE154F">
        <w:t>in Si</w:t>
      </w:r>
      <w:bookmarkEnd w:id="656"/>
      <w:r w:rsidR="003C4DD3" w:rsidRPr="00CE154F">
        <w:t xml:space="preserve"> </w:t>
      </w:r>
      <w:del w:id="659" w:author="Author" w:date="2021-01-27T18:08:00Z">
        <w:r w:rsidR="003C4DD3" w:rsidRPr="00CE154F" w:rsidDel="00A23FE6">
          <w:delText xml:space="preserve">are </w:delText>
        </w:r>
      </w:del>
      <w:ins w:id="660" w:author="Author" w:date="2021-01-27T18:08:00Z">
        <w:r w:rsidR="00A23FE6" w:rsidRPr="00CE154F">
          <w:t xml:space="preserve">were </w:t>
        </w:r>
      </w:ins>
      <w:r w:rsidR="003C4DD3" w:rsidRPr="00CE154F">
        <w:t xml:space="preserve">0.4 </w:t>
      </w:r>
      <w:del w:id="661" w:author="Author" w:date="2021-01-27T18:08:00Z">
        <w:r w:rsidR="003C4DD3" w:rsidRPr="00CE154F" w:rsidDel="00A23FE6">
          <w:delText xml:space="preserve">eV </w:delText>
        </w:r>
      </w:del>
      <w:r w:rsidR="003C4DD3" w:rsidRPr="00CE154F">
        <w:t xml:space="preserve">and 0.24 eV, respectively. The electron capture cross-sections for Fe and Cu </w:t>
      </w:r>
      <w:del w:id="662" w:author="Author" w:date="2021-01-27T18:08:00Z">
        <w:r w:rsidR="003C4DD3" w:rsidRPr="00CE154F" w:rsidDel="00A23FE6">
          <w:delText xml:space="preserve">are </w:delText>
        </w:r>
      </w:del>
      <w:ins w:id="663" w:author="Author" w:date="2021-01-27T18:08:00Z">
        <w:r w:rsidR="00A23FE6" w:rsidRPr="00CE154F">
          <w:t xml:space="preserve">were </w:t>
        </w:r>
      </w:ins>
      <w:r w:rsidR="003C4DD3" w:rsidRPr="00CE154F">
        <w:t>4.5 × 10</w:t>
      </w:r>
      <w:r w:rsidR="003C4DD3" w:rsidRPr="00CE154F">
        <w:rPr>
          <w:vertAlign w:val="superscript"/>
        </w:rPr>
        <w:t xml:space="preserve">−14 </w:t>
      </w:r>
      <w:del w:id="664" w:author="Author" w:date="2021-01-27T18:08:00Z">
        <w:r w:rsidR="003C4DD3" w:rsidRPr="00CE154F" w:rsidDel="00A23FE6">
          <w:delText>cm</w:delText>
        </w:r>
        <w:r w:rsidR="003C4DD3" w:rsidRPr="00CE154F" w:rsidDel="00A23FE6">
          <w:rPr>
            <w:vertAlign w:val="superscript"/>
          </w:rPr>
          <w:delText xml:space="preserve">−2 </w:delText>
        </w:r>
      </w:del>
      <w:r w:rsidR="003C4DD3" w:rsidRPr="00CE154F">
        <w:t>and 1 × 10</w:t>
      </w:r>
      <w:r w:rsidR="003C4DD3" w:rsidRPr="00CE154F">
        <w:rPr>
          <w:vertAlign w:val="superscript"/>
        </w:rPr>
        <w:t xml:space="preserve">−14 </w:t>
      </w:r>
      <w:r w:rsidR="003C4DD3" w:rsidRPr="00CE154F">
        <w:t>cm</w:t>
      </w:r>
      <w:r w:rsidR="003C4DD3" w:rsidRPr="00CE154F">
        <w:rPr>
          <w:vertAlign w:val="superscript"/>
        </w:rPr>
        <w:t>−2</w:t>
      </w:r>
      <w:r w:rsidR="003C4DD3" w:rsidRPr="00CE154F">
        <w:t xml:space="preserve">, </w:t>
      </w:r>
      <w:proofErr w:type="spellStart"/>
      <w:r w:rsidR="003C4DD3" w:rsidRPr="00CE154F">
        <w:t>respectively</w:t>
      </w:r>
      <w:ins w:id="665" w:author="Author" w:date="2021-01-27T18:10:00Z">
        <w:r w:rsidR="003E7E3B" w:rsidRPr="00CE154F">
          <w:t>,</w:t>
        </w:r>
      </w:ins>
      <w:del w:id="666" w:author="Author" w:date="2021-01-27T18:08:00Z">
        <w:r w:rsidR="003C4DD3" w:rsidRPr="00CE154F" w:rsidDel="00A23FE6">
          <w:delText xml:space="preserve"> </w:delText>
        </w:r>
        <w:r w:rsidR="003C4DD3" w:rsidRPr="00CE154F" w:rsidDel="00A23FE6">
          <w:rPr>
            <w:vertAlign w:val="superscript"/>
            <w:rPrChange w:id="667" w:author="Author" w:date="2021-01-27T18:08:00Z">
              <w:rPr/>
            </w:rPrChange>
          </w:rPr>
          <w:delText>[</w:delText>
        </w:r>
      </w:del>
      <w:r w:rsidR="003C4DD3" w:rsidRPr="00CE154F">
        <w:rPr>
          <w:vertAlign w:val="superscript"/>
          <w:rPrChange w:id="668" w:author="Author" w:date="2021-01-27T18:08:00Z">
            <w:rPr/>
          </w:rPrChange>
        </w:rPr>
        <w:t>10</w:t>
      </w:r>
      <w:proofErr w:type="spellEnd"/>
      <w:del w:id="669" w:author="Author" w:date="2021-01-27T18:08:00Z">
        <w:r w:rsidR="003C4DD3" w:rsidRPr="00CE154F" w:rsidDel="00A23FE6">
          <w:rPr>
            <w:vertAlign w:val="superscript"/>
            <w:rPrChange w:id="670" w:author="Author" w:date="2021-01-27T18:08:00Z">
              <w:rPr/>
            </w:rPrChange>
          </w:rPr>
          <w:delText>]</w:delText>
        </w:r>
        <w:r w:rsidR="003C4DD3" w:rsidRPr="00CE154F" w:rsidDel="00A23FE6">
          <w:delText>.</w:delText>
        </w:r>
      </w:del>
      <w:r w:rsidR="003C4DD3" w:rsidRPr="00CE154F">
        <w:t xml:space="preserve"> </w:t>
      </w:r>
      <w:commentRangeEnd w:id="655"/>
      <w:r w:rsidR="003E7E3B" w:rsidRPr="00CE154F">
        <w:rPr>
          <w:rStyle w:val="CommentReference"/>
        </w:rPr>
        <w:commentReference w:id="655"/>
      </w:r>
      <w:ins w:id="671" w:author="Author" w:date="2021-01-27T18:10:00Z">
        <w:r w:rsidR="003E7E3B" w:rsidRPr="00CE154F">
          <w:t xml:space="preserve">while </w:t>
        </w:r>
      </w:ins>
      <w:del w:id="672" w:author="Author" w:date="2021-01-27T18:10:00Z">
        <w:r w:rsidR="003C4DD3" w:rsidRPr="00CE154F" w:rsidDel="003E7E3B">
          <w:delText xml:space="preserve">The </w:delText>
        </w:r>
      </w:del>
      <w:ins w:id="673" w:author="Author" w:date="2021-01-27T18:10:00Z">
        <w:r w:rsidR="003E7E3B" w:rsidRPr="00CE154F">
          <w:t xml:space="preserve">the </w:t>
        </w:r>
      </w:ins>
      <w:r w:rsidR="003C4DD3" w:rsidRPr="00CE154F">
        <w:t xml:space="preserve">hole capture cross-sections for Fe and Cu </w:t>
      </w:r>
      <w:del w:id="674" w:author="Author" w:date="2021-01-27T18:09:00Z">
        <w:r w:rsidR="003C4DD3" w:rsidRPr="00CE154F" w:rsidDel="00404E57">
          <w:delText xml:space="preserve">are </w:delText>
        </w:r>
      </w:del>
      <w:ins w:id="675" w:author="Author" w:date="2021-01-27T18:09:00Z">
        <w:r w:rsidR="00404E57" w:rsidRPr="00CE154F">
          <w:t xml:space="preserve">were </w:t>
        </w:r>
      </w:ins>
      <w:r w:rsidR="003C4DD3" w:rsidRPr="00CE154F">
        <w:t>6.91 × 10</w:t>
      </w:r>
      <w:r w:rsidR="003C4DD3" w:rsidRPr="00CE154F">
        <w:rPr>
          <w:vertAlign w:val="superscript"/>
        </w:rPr>
        <w:t xml:space="preserve">−17 </w:t>
      </w:r>
      <w:del w:id="676" w:author="Author" w:date="2021-01-27T18:09:00Z">
        <w:r w:rsidR="003C4DD3" w:rsidRPr="00CE154F" w:rsidDel="00404E57">
          <w:delText>cm</w:delText>
        </w:r>
        <w:r w:rsidR="003C4DD3" w:rsidRPr="00CE154F" w:rsidDel="00404E57">
          <w:rPr>
            <w:vertAlign w:val="superscript"/>
          </w:rPr>
          <w:delText xml:space="preserve">−2 </w:delText>
        </w:r>
      </w:del>
      <w:r w:rsidR="003C4DD3" w:rsidRPr="00CE154F">
        <w:t>and 1.8 × 10</w:t>
      </w:r>
      <w:r w:rsidR="003C4DD3" w:rsidRPr="00CE154F">
        <w:rPr>
          <w:vertAlign w:val="superscript"/>
        </w:rPr>
        <w:t xml:space="preserve">−17 </w:t>
      </w:r>
      <w:r w:rsidR="003C4DD3" w:rsidRPr="00CE154F">
        <w:t>cm</w:t>
      </w:r>
      <w:r w:rsidR="003C4DD3" w:rsidRPr="00CE154F">
        <w:rPr>
          <w:vertAlign w:val="superscript"/>
        </w:rPr>
        <w:t>−2</w:t>
      </w:r>
      <w:r w:rsidR="003C4DD3" w:rsidRPr="00CE154F">
        <w:t xml:space="preserve">, respectively. First, we </w:t>
      </w:r>
      <w:del w:id="677" w:author="Author" w:date="2021-01-27T18:10:00Z">
        <w:r w:rsidR="003C4DD3" w:rsidRPr="00CE154F" w:rsidDel="003E7E3B">
          <w:delText xml:space="preserve">only </w:delText>
        </w:r>
      </w:del>
      <w:r w:rsidR="003C4DD3" w:rsidRPr="00CE154F">
        <w:t>consider</w:t>
      </w:r>
      <w:ins w:id="678" w:author="Author" w:date="2021-01-27T18:10:00Z">
        <w:r w:rsidR="003E7E3B" w:rsidRPr="00CE154F">
          <w:t>ed</w:t>
        </w:r>
      </w:ins>
      <w:r w:rsidR="003C4DD3" w:rsidRPr="00CE154F">
        <w:t xml:space="preserve"> </w:t>
      </w:r>
      <w:ins w:id="679" w:author="Author" w:date="2021-01-27T18:10:00Z">
        <w:r w:rsidR="003E7E3B" w:rsidRPr="00CE154F">
          <w:t xml:space="preserve">only the </w:t>
        </w:r>
      </w:ins>
      <w:r w:rsidR="003C4DD3" w:rsidRPr="00CE154F">
        <w:t xml:space="preserve">Fe </w:t>
      </w:r>
      <w:del w:id="680" w:author="Author" w:date="2021-01-27T18:10:00Z">
        <w:r w:rsidR="003C4DD3" w:rsidRPr="00CE154F" w:rsidDel="003E7E3B">
          <w:delText xml:space="preserve">impurity </w:delText>
        </w:r>
      </w:del>
      <w:ins w:id="681" w:author="Author" w:date="2021-01-27T18:10:00Z">
        <w:r w:rsidR="003E7E3B" w:rsidRPr="00CE154F">
          <w:t xml:space="preserve">impurities </w:t>
        </w:r>
      </w:ins>
      <w:r w:rsidR="003C4DD3" w:rsidRPr="00CE154F">
        <w:t xml:space="preserve">and </w:t>
      </w:r>
      <w:r w:rsidR="003C4DD3" w:rsidRPr="00CE154F">
        <w:lastRenderedPageBreak/>
        <w:t xml:space="preserve">set the concentration range </w:t>
      </w:r>
      <w:del w:id="682" w:author="Author" w:date="2021-01-27T18:10:00Z">
        <w:r w:rsidR="003C4DD3" w:rsidRPr="00CE154F" w:rsidDel="003E7E3B">
          <w:delText xml:space="preserve">to be </w:delText>
        </w:r>
      </w:del>
      <w:ins w:id="683" w:author="Author" w:date="2021-01-27T18:10:00Z">
        <w:r w:rsidR="003E7E3B" w:rsidRPr="00CE154F">
          <w:t xml:space="preserve">as </w:t>
        </w:r>
      </w:ins>
      <w:r w:rsidR="003C4DD3" w:rsidRPr="00CE154F">
        <w:t>1 × 10</w:t>
      </w:r>
      <w:r w:rsidR="003C4DD3" w:rsidRPr="00CE154F">
        <w:rPr>
          <w:vertAlign w:val="superscript"/>
        </w:rPr>
        <w:t>10</w:t>
      </w:r>
      <w:del w:id="684" w:author="Author" w:date="2021-01-27T18:11:00Z">
        <w:r w:rsidR="003C4DD3" w:rsidRPr="00CE154F" w:rsidDel="003E7E3B">
          <w:rPr>
            <w:vertAlign w:val="superscript"/>
          </w:rPr>
          <w:delText xml:space="preserve"> </w:delText>
        </w:r>
        <w:r w:rsidR="003C4DD3" w:rsidRPr="00CE154F" w:rsidDel="003E7E3B">
          <w:delText>cm</w:delText>
        </w:r>
        <w:r w:rsidR="003C4DD3" w:rsidRPr="00CE154F" w:rsidDel="003E7E3B">
          <w:rPr>
            <w:vertAlign w:val="superscript"/>
          </w:rPr>
          <w:delText>−3</w:delText>
        </w:r>
      </w:del>
      <w:del w:id="685" w:author="Author" w:date="2021-01-27T18:10:00Z">
        <w:r w:rsidR="003C4DD3" w:rsidRPr="00CE154F" w:rsidDel="003E7E3B">
          <w:rPr>
            <w:vertAlign w:val="superscript"/>
          </w:rPr>
          <w:delText xml:space="preserve"> </w:delText>
        </w:r>
        <w:r w:rsidR="003C4DD3" w:rsidRPr="00CE154F" w:rsidDel="003E7E3B">
          <w:rPr>
            <w:rFonts w:ascii="Cambria Math" w:hAnsi="Cambria Math" w:cs="Cambria Math"/>
          </w:rPr>
          <w:delText>∼</w:delText>
        </w:r>
      </w:del>
      <w:ins w:id="686" w:author="Author" w:date="2021-01-27T18:10:00Z">
        <w:r w:rsidR="003E7E3B" w:rsidRPr="00CE154F">
          <w:rPr>
            <w:rFonts w:ascii="Cambria Math" w:hAnsi="Cambria Math" w:cs="Cambria Math"/>
          </w:rPr>
          <w:t>–</w:t>
        </w:r>
      </w:ins>
      <w:r w:rsidR="003C4DD3" w:rsidRPr="00CE154F">
        <w:t>1 × 10</w:t>
      </w:r>
      <w:r w:rsidR="003C4DD3" w:rsidRPr="00CE154F">
        <w:rPr>
          <w:vertAlign w:val="superscript"/>
        </w:rPr>
        <w:t xml:space="preserve">15 </w:t>
      </w:r>
      <w:r w:rsidR="003C4DD3" w:rsidRPr="00CE154F">
        <w:t>cm</w:t>
      </w:r>
      <w:r w:rsidR="003C4DD3" w:rsidRPr="00CE154F">
        <w:rPr>
          <w:vertAlign w:val="superscript"/>
        </w:rPr>
        <w:t>−3</w:t>
      </w:r>
      <w:r w:rsidR="003C4DD3" w:rsidRPr="00CE154F">
        <w:t xml:space="preserve">. The </w:t>
      </w:r>
      <w:ins w:id="687" w:author="Author" w:date="2021-01-29T10:39:00Z">
        <w:r w:rsidR="0078223C" w:rsidRPr="00CE154F">
          <w:t xml:space="preserve">variation in the </w:t>
        </w:r>
      </w:ins>
      <w:r w:rsidR="003C4DD3" w:rsidRPr="00CE154F">
        <w:t>solar cell properties</w:t>
      </w:r>
      <w:ins w:id="688" w:author="Author" w:date="2021-01-29T10:39:00Z">
        <w:r w:rsidR="0078223C" w:rsidRPr="00CE154F">
          <w:t xml:space="preserve"> as</w:t>
        </w:r>
      </w:ins>
      <w:ins w:id="689" w:author="Author" w:date="2021-01-29T10:40:00Z">
        <w:r w:rsidR="0078223C" w:rsidRPr="00CE154F">
          <w:t xml:space="preserve"> a function of the defect density</w:t>
        </w:r>
      </w:ins>
      <w:r w:rsidR="003C4DD3" w:rsidRPr="00CE154F">
        <w:t xml:space="preserve"> </w:t>
      </w:r>
      <w:del w:id="690" w:author="Author" w:date="2021-01-29T10:40:00Z">
        <w:r w:rsidR="003C4DD3" w:rsidRPr="00CE154F" w:rsidDel="00C36046">
          <w:delText xml:space="preserve">are </w:delText>
        </w:r>
      </w:del>
      <w:ins w:id="691" w:author="Author" w:date="2021-01-29T10:40:00Z">
        <w:r w:rsidR="00C36046" w:rsidRPr="00CE154F">
          <w:t xml:space="preserve">is </w:t>
        </w:r>
      </w:ins>
      <w:r w:rsidR="003C4DD3" w:rsidRPr="00CE154F">
        <w:t xml:space="preserve">shown in Figure 3(a). </w:t>
      </w:r>
      <w:del w:id="692" w:author="Author" w:date="2021-01-27T18:11:00Z">
        <w:r w:rsidR="003C4DD3" w:rsidRPr="00CE154F" w:rsidDel="003E7E3B">
          <w:delText xml:space="preserve">From Figure 3(a), the results indicate </w:delText>
        </w:r>
      </w:del>
      <w:ins w:id="693" w:author="Author" w:date="2021-01-27T18:11:00Z">
        <w:r w:rsidR="003E7E3B" w:rsidRPr="00CE154F">
          <w:t xml:space="preserve">It is evident </w:t>
        </w:r>
      </w:ins>
      <w:r w:rsidR="003C4DD3" w:rsidRPr="00CE154F">
        <w:t>that the density of defect states should be less than 10</w:t>
      </w:r>
      <w:r w:rsidR="003C4DD3" w:rsidRPr="00CE154F">
        <w:rPr>
          <w:vertAlign w:val="superscript"/>
        </w:rPr>
        <w:t xml:space="preserve">12 </w:t>
      </w:r>
      <w:r w:rsidR="003C4DD3" w:rsidRPr="00CE154F">
        <w:t>cm</w:t>
      </w:r>
      <w:r w:rsidR="003C4DD3" w:rsidRPr="00CE154F">
        <w:rPr>
          <w:vertAlign w:val="superscript"/>
        </w:rPr>
        <w:t xml:space="preserve">−3 </w:t>
      </w:r>
      <w:del w:id="694" w:author="Author" w:date="2021-01-27T18:13:00Z">
        <w:r w:rsidR="003C4DD3" w:rsidRPr="00CE154F" w:rsidDel="009A4992">
          <w:delText xml:space="preserve">in order </w:delText>
        </w:r>
      </w:del>
      <w:r w:rsidR="003C4DD3" w:rsidRPr="00CE154F">
        <w:t xml:space="preserve">to </w:t>
      </w:r>
      <w:del w:id="695" w:author="Author" w:date="2021-01-27T18:13:00Z">
        <w:r w:rsidR="003C4DD3" w:rsidRPr="00CE154F" w:rsidDel="009A4992">
          <w:delText xml:space="preserve">obtain </w:delText>
        </w:r>
      </w:del>
      <w:ins w:id="696" w:author="Author" w:date="2021-01-27T18:13:00Z">
        <w:r w:rsidR="009A4992" w:rsidRPr="00CE154F">
          <w:t xml:space="preserve">achieve </w:t>
        </w:r>
      </w:ins>
      <w:r w:rsidR="003C4DD3" w:rsidRPr="00CE154F">
        <w:t xml:space="preserve">a good performance. </w:t>
      </w:r>
      <w:del w:id="697" w:author="Author" w:date="2021-01-28T16:25:00Z">
        <w:r w:rsidR="003C4DD3" w:rsidRPr="00CE154F" w:rsidDel="00804991">
          <w:delText>However, w</w:delText>
        </w:r>
      </w:del>
      <w:ins w:id="698" w:author="Author" w:date="2021-01-28T16:25:00Z">
        <w:r w:rsidR="00804991" w:rsidRPr="00CE154F">
          <w:t>W</w:t>
        </w:r>
      </w:ins>
      <w:r w:rsidR="003C4DD3" w:rsidRPr="00CE154F">
        <w:t xml:space="preserve">hen </w:t>
      </w:r>
      <w:ins w:id="699" w:author="Author" w:date="2021-02-08T12:08:00Z">
        <w:r w:rsidR="00F94048" w:rsidRPr="00CE154F">
          <w:t>it</w:t>
        </w:r>
      </w:ins>
      <w:ins w:id="700" w:author="Author" w:date="2021-01-27T18:13:00Z">
        <w:r w:rsidR="009A4992" w:rsidRPr="00CE154F">
          <w:t xml:space="preserve"> is </w:t>
        </w:r>
      </w:ins>
      <w:del w:id="701" w:author="Author" w:date="2021-01-27T18:13:00Z">
        <w:r w:rsidR="003C4DD3" w:rsidRPr="00CE154F" w:rsidDel="009A4992">
          <w:delText xml:space="preserve">Dit </w:delText>
        </w:r>
      </w:del>
      <w:del w:id="702" w:author="Author" w:date="2021-01-28T16:22:00Z">
        <w:r w:rsidR="003C4DD3" w:rsidRPr="00CE154F" w:rsidDel="004A4F44">
          <w:delText>&gt;</w:delText>
        </w:r>
      </w:del>
      <w:ins w:id="703" w:author="Author" w:date="2021-01-28T16:22:00Z">
        <w:r w:rsidR="00B13988" w:rsidRPr="00CE154F">
          <w:t xml:space="preserve">higher </w:t>
        </w:r>
      </w:ins>
      <w:ins w:id="704" w:author="Author" w:date="2021-01-28T16:25:00Z">
        <w:r w:rsidR="00C87D62" w:rsidRPr="00CE154F">
          <w:t>than</w:t>
        </w:r>
      </w:ins>
      <w:r w:rsidR="003C4DD3" w:rsidRPr="00CE154F">
        <w:t xml:space="preserve"> 10</w:t>
      </w:r>
      <w:r w:rsidR="003C4DD3" w:rsidRPr="00CE154F">
        <w:rPr>
          <w:vertAlign w:val="superscript"/>
        </w:rPr>
        <w:t xml:space="preserve">12 </w:t>
      </w:r>
      <w:r w:rsidR="003C4DD3" w:rsidRPr="00CE154F">
        <w:t>cm</w:t>
      </w:r>
      <w:r w:rsidR="003C4DD3" w:rsidRPr="00CE154F">
        <w:rPr>
          <w:vertAlign w:val="superscript"/>
        </w:rPr>
        <w:t>−3</w:t>
      </w:r>
      <w:r w:rsidR="003C4DD3" w:rsidRPr="00CE154F">
        <w:t xml:space="preserve">, </w:t>
      </w:r>
      <w:ins w:id="705" w:author="Author" w:date="2021-01-27T18:14:00Z">
        <w:r w:rsidR="009A4992" w:rsidRPr="00CE154F">
          <w:t xml:space="preserve">the </w:t>
        </w:r>
      </w:ins>
      <w:r w:rsidR="003C4DD3" w:rsidRPr="00CE154F">
        <w:t xml:space="preserve">cell properties are </w:t>
      </w:r>
      <w:del w:id="706" w:author="Author" w:date="2021-01-27T18:14:00Z">
        <w:r w:rsidR="003C4DD3" w:rsidRPr="00CE154F" w:rsidDel="009A4992">
          <w:delText xml:space="preserve">seriously </w:delText>
        </w:r>
      </w:del>
      <w:ins w:id="707" w:author="Author" w:date="2021-01-27T18:14:00Z">
        <w:r w:rsidR="009A4992" w:rsidRPr="00CE154F">
          <w:t xml:space="preserve">drastically </w:t>
        </w:r>
      </w:ins>
      <w:r w:rsidR="003C4DD3" w:rsidRPr="00CE154F">
        <w:t xml:space="preserve">affected by </w:t>
      </w:r>
      <w:ins w:id="708" w:author="Author" w:date="2021-01-27T18:14:00Z">
        <w:r w:rsidR="009A4992" w:rsidRPr="00CE154F">
          <w:t xml:space="preserve">the </w:t>
        </w:r>
      </w:ins>
      <w:r w:rsidR="003C4DD3" w:rsidRPr="00CE154F">
        <w:t xml:space="preserve">defect </w:t>
      </w:r>
      <w:del w:id="709" w:author="Author" w:date="2021-01-29T10:41:00Z">
        <w:r w:rsidR="003C4DD3" w:rsidRPr="00CE154F" w:rsidDel="008D626B">
          <w:delText>state</w:delText>
        </w:r>
      </w:del>
      <w:ins w:id="710" w:author="Author" w:date="2021-01-29T10:41:00Z">
        <w:r w:rsidR="008D626B" w:rsidRPr="00CE154F">
          <w:t>density</w:t>
        </w:r>
      </w:ins>
      <w:ins w:id="711" w:author="Author" w:date="2021-01-27T18:14:00Z">
        <w:r w:rsidR="009A4992" w:rsidRPr="00CE154F">
          <w:t>, and</w:t>
        </w:r>
      </w:ins>
      <w:del w:id="712" w:author="Author" w:date="2021-01-27T18:14:00Z">
        <w:r w:rsidR="003C4DD3" w:rsidRPr="00CE154F" w:rsidDel="009A4992">
          <w:delText>.</w:delText>
        </w:r>
      </w:del>
      <w:r w:rsidR="003C4DD3" w:rsidRPr="00CE154F">
        <w:t xml:space="preserve"> </w:t>
      </w:r>
      <w:del w:id="713" w:author="Author" w:date="2021-01-27T18:14:00Z">
        <w:r w:rsidR="003C4DD3" w:rsidRPr="00CE154F" w:rsidDel="009A4992">
          <w:delText xml:space="preserve">The </w:delText>
        </w:r>
      </w:del>
      <w:ins w:id="714" w:author="Author" w:date="2021-01-27T18:14:00Z">
        <w:r w:rsidR="009A4992" w:rsidRPr="00CE154F">
          <w:t xml:space="preserve">the </w:t>
        </w:r>
      </w:ins>
      <w:r w:rsidR="003C4DD3" w:rsidRPr="00CE154F">
        <w:t xml:space="preserve">conversion efficiency drops below 20%. Meanwhile, </w:t>
      </w:r>
      <w:ins w:id="715" w:author="Author" w:date="2021-01-27T18:14:00Z">
        <w:r w:rsidR="009A4992" w:rsidRPr="00CE154F">
          <w:t xml:space="preserve">the </w:t>
        </w:r>
      </w:ins>
      <w:r w:rsidR="003C4DD3" w:rsidRPr="00CE154F">
        <w:t>short-circuit current density (</w:t>
      </w:r>
      <w:r w:rsidR="003C4DD3" w:rsidRPr="00CE154F">
        <w:rPr>
          <w:rFonts w:ascii="Cambria Math" w:hAnsi="Cambria Math" w:cs="Cambria Math"/>
        </w:rPr>
        <w:t>𝐽</w:t>
      </w:r>
      <w:proofErr w:type="spellStart"/>
      <w:r w:rsidR="003C4DD3" w:rsidRPr="00CE154F">
        <w:t>sc</w:t>
      </w:r>
      <w:proofErr w:type="spellEnd"/>
      <w:r w:rsidR="003C4DD3" w:rsidRPr="00CE154F">
        <w:t>) and open-circuit voltage (</w:t>
      </w:r>
      <w:r w:rsidR="003C4DD3" w:rsidRPr="00CE154F">
        <w:rPr>
          <w:rFonts w:ascii="Cambria Math" w:hAnsi="Cambria Math" w:cs="Cambria Math"/>
        </w:rPr>
        <w:t>𝑉</w:t>
      </w:r>
      <w:proofErr w:type="spellStart"/>
      <w:r w:rsidR="003C4DD3" w:rsidRPr="00CE154F">
        <w:t>oc</w:t>
      </w:r>
      <w:proofErr w:type="spellEnd"/>
      <w:r w:rsidR="003C4DD3" w:rsidRPr="00CE154F">
        <w:t xml:space="preserve">) </w:t>
      </w:r>
      <w:del w:id="716" w:author="Author" w:date="2021-01-27T18:14:00Z">
        <w:r w:rsidR="003C4DD3" w:rsidRPr="00CE154F" w:rsidDel="009A4992">
          <w:delText xml:space="preserve">both </w:delText>
        </w:r>
      </w:del>
      <w:r w:rsidR="003C4DD3" w:rsidRPr="00CE154F">
        <w:t xml:space="preserve">decrease. </w:t>
      </w:r>
      <w:ins w:id="717" w:author="Author" w:date="2021-01-27T18:17:00Z">
        <w:r w:rsidR="00082BB7" w:rsidRPr="00CE154F">
          <w:t xml:space="preserve">For instance, </w:t>
        </w:r>
      </w:ins>
      <w:del w:id="718" w:author="Author" w:date="2021-01-27T18:17:00Z">
        <w:r w:rsidR="003C4DD3" w:rsidRPr="00CE154F" w:rsidDel="00082BB7">
          <w:delText xml:space="preserve">When </w:delText>
        </w:r>
      </w:del>
      <w:ins w:id="719" w:author="Author" w:date="2021-01-27T18:17:00Z">
        <w:r w:rsidR="00082BB7" w:rsidRPr="00CE154F">
          <w:t xml:space="preserve">when </w:t>
        </w:r>
      </w:ins>
      <w:ins w:id="720" w:author="Author" w:date="2021-01-27T18:15:00Z">
        <w:r w:rsidR="009A4992" w:rsidRPr="00CE154F">
          <w:t xml:space="preserve">the </w:t>
        </w:r>
      </w:ins>
      <w:r w:rsidR="003C4DD3" w:rsidRPr="00CE154F">
        <w:t xml:space="preserve">Fe </w:t>
      </w:r>
      <w:del w:id="721" w:author="Author" w:date="2021-01-27T18:15:00Z">
        <w:r w:rsidR="003C4DD3" w:rsidRPr="00CE154F" w:rsidDel="009A4992">
          <w:delText xml:space="preserve">impurity </w:delText>
        </w:r>
      </w:del>
      <w:ins w:id="722" w:author="Author" w:date="2021-01-27T18:15:00Z">
        <w:r w:rsidR="009A4992" w:rsidRPr="00CE154F">
          <w:t xml:space="preserve">impurities </w:t>
        </w:r>
      </w:ins>
      <w:del w:id="723" w:author="Author" w:date="2021-01-27T18:15:00Z">
        <w:r w:rsidR="003C4DD3" w:rsidRPr="00CE154F" w:rsidDel="009A4992">
          <w:delText xml:space="preserve">concentration level </w:delText>
        </w:r>
      </w:del>
      <w:r w:rsidR="003C4DD3" w:rsidRPr="00CE154F">
        <w:t>increase</w:t>
      </w:r>
      <w:del w:id="724" w:author="Author" w:date="2021-01-27T18:15:00Z">
        <w:r w:rsidR="003C4DD3" w:rsidRPr="00CE154F" w:rsidDel="009A4992">
          <w:delText>s</w:delText>
        </w:r>
      </w:del>
      <w:r w:rsidR="003C4DD3" w:rsidRPr="00CE154F">
        <w:t xml:space="preserve"> up to 10</w:t>
      </w:r>
      <w:r w:rsidR="003C4DD3" w:rsidRPr="00CE154F">
        <w:rPr>
          <w:vertAlign w:val="superscript"/>
        </w:rPr>
        <w:t xml:space="preserve">15 </w:t>
      </w:r>
      <w:r w:rsidR="003C4DD3" w:rsidRPr="00CE154F">
        <w:t>cm</w:t>
      </w:r>
      <w:r w:rsidR="003C4DD3" w:rsidRPr="00CE154F">
        <w:rPr>
          <w:vertAlign w:val="superscript"/>
        </w:rPr>
        <w:t>−3</w:t>
      </w:r>
      <w:r w:rsidR="003C4DD3" w:rsidRPr="00CE154F">
        <w:t xml:space="preserve">, </w:t>
      </w:r>
      <w:r w:rsidR="003C4DD3" w:rsidRPr="00CE154F">
        <w:rPr>
          <w:rFonts w:ascii="Cambria Math" w:hAnsi="Cambria Math" w:cs="Cambria Math"/>
        </w:rPr>
        <w:t>𝑉</w:t>
      </w:r>
      <w:proofErr w:type="spellStart"/>
      <w:r w:rsidR="003C4DD3" w:rsidRPr="00CE154F">
        <w:rPr>
          <w:vertAlign w:val="subscript"/>
        </w:rPr>
        <w:t>oc</w:t>
      </w:r>
      <w:proofErr w:type="spellEnd"/>
      <w:r w:rsidR="003C4DD3" w:rsidRPr="00CE154F">
        <w:rPr>
          <w:vertAlign w:val="subscript"/>
        </w:rPr>
        <w:t xml:space="preserve"> </w:t>
      </w:r>
      <w:r w:rsidR="003C4DD3" w:rsidRPr="00CE154F">
        <w:t xml:space="preserve">decreases to 468 </w:t>
      </w:r>
      <w:del w:id="725" w:author="Author" w:date="2021-01-27T18:18:00Z">
        <w:r w:rsidR="003C4DD3" w:rsidRPr="00CE154F" w:rsidDel="00082BB7">
          <w:delText xml:space="preserve">mv </w:delText>
        </w:r>
      </w:del>
      <w:ins w:id="726" w:author="Author" w:date="2021-01-27T18:18:00Z">
        <w:r w:rsidR="00082BB7" w:rsidRPr="00CE154F">
          <w:t xml:space="preserve">mV, </w:t>
        </w:r>
      </w:ins>
      <w:del w:id="727" w:author="Author" w:date="2021-01-27T18:18:00Z">
        <w:r w:rsidR="003C4DD3" w:rsidRPr="00CE154F" w:rsidDel="00082BB7">
          <w:delText xml:space="preserve">and </w:delText>
        </w:r>
      </w:del>
      <w:commentRangeStart w:id="728"/>
      <w:r w:rsidR="003C4DD3" w:rsidRPr="00CE154F">
        <w:rPr>
          <w:rFonts w:ascii="Cambria Math" w:hAnsi="Cambria Math" w:cs="Cambria Math"/>
        </w:rPr>
        <w:t>𝐽</w:t>
      </w:r>
      <w:proofErr w:type="spellStart"/>
      <w:r w:rsidR="003C4DD3" w:rsidRPr="00CE154F">
        <w:t>sc</w:t>
      </w:r>
      <w:proofErr w:type="spellEnd"/>
      <w:r w:rsidR="003C4DD3" w:rsidRPr="00CE154F">
        <w:t xml:space="preserve"> 2 </w:t>
      </w:r>
      <w:commentRangeEnd w:id="728"/>
      <w:r w:rsidR="009A4992" w:rsidRPr="00CE154F">
        <w:rPr>
          <w:rStyle w:val="CommentReference"/>
        </w:rPr>
        <w:commentReference w:id="728"/>
      </w:r>
      <w:r w:rsidR="003C4DD3" w:rsidRPr="00CE154F">
        <w:t>drops to 24.21 mA/cm</w:t>
      </w:r>
      <w:del w:id="729" w:author="Author" w:date="2021-01-27T18:16:00Z">
        <w:r w:rsidR="003C4DD3" w:rsidRPr="00CE154F" w:rsidDel="00082BB7">
          <w:delText xml:space="preserve"> </w:delText>
        </w:r>
      </w:del>
      <w:ins w:id="730" w:author="Author" w:date="2021-01-27T18:18:00Z">
        <w:r w:rsidR="00082BB7" w:rsidRPr="00CE154F">
          <w:t xml:space="preserve">, and the </w:t>
        </w:r>
      </w:ins>
      <w:del w:id="731" w:author="Author" w:date="2021-01-27T18:18:00Z">
        <w:r w:rsidR="003C4DD3" w:rsidRPr="00CE154F" w:rsidDel="00082BB7">
          <w:delText xml:space="preserve">. The </w:delText>
        </w:r>
      </w:del>
      <w:r w:rsidR="003C4DD3" w:rsidRPr="00CE154F">
        <w:t>conversion efficiency is only 8.07%. Figure 3(b) shows the simulation results</w:t>
      </w:r>
      <w:ins w:id="732" w:author="Author" w:date="2021-01-27T18:18:00Z">
        <w:r w:rsidR="00082BB7" w:rsidRPr="00CE154F">
          <w:t xml:space="preserve"> in the presence of </w:t>
        </w:r>
      </w:ins>
      <w:del w:id="733" w:author="Author" w:date="2021-01-27T18:18:00Z">
        <w:r w:rsidR="003C4DD3" w:rsidRPr="00CE154F" w:rsidDel="00082BB7">
          <w:delText xml:space="preserve"> when </w:delText>
        </w:r>
      </w:del>
      <w:r w:rsidR="003C4DD3" w:rsidRPr="00CE154F">
        <w:t xml:space="preserve">both </w:t>
      </w:r>
      <w:ins w:id="734" w:author="Author" w:date="2021-02-08T12:08:00Z">
        <w:r w:rsidR="00F724DD" w:rsidRPr="00CE154F">
          <w:t xml:space="preserve">the </w:t>
        </w:r>
      </w:ins>
      <w:r w:rsidR="003C4DD3" w:rsidRPr="00CE154F">
        <w:t>Fe and Cu impurities</w:t>
      </w:r>
      <w:del w:id="735" w:author="Author" w:date="2021-01-27T18:18:00Z">
        <w:r w:rsidR="003C4DD3" w:rsidRPr="00CE154F" w:rsidDel="00082BB7">
          <w:delText xml:space="preserve"> exist</w:delText>
        </w:r>
      </w:del>
      <w:r w:rsidR="003C4DD3" w:rsidRPr="00CE154F">
        <w:t xml:space="preserve">. During the simulation, </w:t>
      </w:r>
      <w:ins w:id="736" w:author="Author" w:date="2021-01-27T18:19:00Z">
        <w:r w:rsidR="00082BB7" w:rsidRPr="00CE154F">
          <w:t xml:space="preserve">the concentration of </w:t>
        </w:r>
      </w:ins>
      <w:ins w:id="737" w:author="Author" w:date="2021-02-08T12:10:00Z">
        <w:r w:rsidR="009F7085" w:rsidRPr="00CE154F">
          <w:t xml:space="preserve">the </w:t>
        </w:r>
      </w:ins>
      <w:r w:rsidR="003C4DD3" w:rsidRPr="00CE154F">
        <w:t xml:space="preserve">Fe impurity </w:t>
      </w:r>
      <w:del w:id="738" w:author="Author" w:date="2021-01-27T18:19:00Z">
        <w:r w:rsidR="003C4DD3" w:rsidRPr="00CE154F" w:rsidDel="00082BB7">
          <w:delText xml:space="preserve">level </w:delText>
        </w:r>
      </w:del>
      <w:r w:rsidR="003C4DD3" w:rsidRPr="00CE154F">
        <w:t xml:space="preserve">was fixed </w:t>
      </w:r>
      <w:del w:id="739" w:author="Author" w:date="2021-01-27T18:18:00Z">
        <w:r w:rsidR="003C4DD3" w:rsidRPr="00CE154F" w:rsidDel="00082BB7">
          <w:delText xml:space="preserve">to be </w:delText>
        </w:r>
      </w:del>
      <w:ins w:id="740" w:author="Author" w:date="2021-01-27T18:18:00Z">
        <w:r w:rsidR="00082BB7" w:rsidRPr="00CE154F">
          <w:t xml:space="preserve">at </w:t>
        </w:r>
      </w:ins>
      <w:r w:rsidR="003C4DD3" w:rsidRPr="00CE154F">
        <w:t>10</w:t>
      </w:r>
      <w:r w:rsidR="003C4DD3" w:rsidRPr="00CE154F">
        <w:rPr>
          <w:vertAlign w:val="superscript"/>
        </w:rPr>
        <w:t xml:space="preserve">12 </w:t>
      </w:r>
      <w:r w:rsidR="003C4DD3" w:rsidRPr="00CE154F">
        <w:t>cm</w:t>
      </w:r>
      <w:r w:rsidR="003C4DD3" w:rsidRPr="00CE154F">
        <w:rPr>
          <w:vertAlign w:val="superscript"/>
        </w:rPr>
        <w:t>−3</w:t>
      </w:r>
      <w:r w:rsidR="003C4DD3" w:rsidRPr="00CE154F">
        <w:t xml:space="preserve">, while the concentration of </w:t>
      </w:r>
      <w:ins w:id="741" w:author="Author" w:date="2021-02-08T12:09:00Z">
        <w:r w:rsidR="00690BB1" w:rsidRPr="00CE154F">
          <w:t xml:space="preserve">the </w:t>
        </w:r>
      </w:ins>
      <w:r w:rsidR="003C4DD3" w:rsidRPr="00CE154F">
        <w:t xml:space="preserve">Cu impurity </w:t>
      </w:r>
      <w:ins w:id="742" w:author="Author" w:date="2021-01-27T18:19:00Z">
        <w:r w:rsidR="00082BB7" w:rsidRPr="00CE154F">
          <w:t xml:space="preserve">was </w:t>
        </w:r>
      </w:ins>
      <w:r w:rsidR="003C4DD3" w:rsidRPr="00CE154F">
        <w:t xml:space="preserve">varied </w:t>
      </w:r>
      <w:del w:id="743" w:author="Author" w:date="2021-01-27T18:19:00Z">
        <w:r w:rsidR="003C4DD3" w:rsidRPr="00CE154F" w:rsidDel="00082BB7">
          <w:delText xml:space="preserve">within </w:delText>
        </w:r>
      </w:del>
      <w:ins w:id="744" w:author="Author" w:date="2021-01-27T18:19:00Z">
        <w:r w:rsidR="00082BB7" w:rsidRPr="00CE154F">
          <w:t xml:space="preserve">from </w:t>
        </w:r>
      </w:ins>
      <w:r w:rsidR="003C4DD3" w:rsidRPr="00CE154F">
        <w:t>1 × 10</w:t>
      </w:r>
      <w:r w:rsidR="003C4DD3" w:rsidRPr="00CE154F">
        <w:rPr>
          <w:vertAlign w:val="superscript"/>
        </w:rPr>
        <w:t xml:space="preserve">10 </w:t>
      </w:r>
      <w:del w:id="745" w:author="Author" w:date="2021-01-27T18:19:00Z">
        <w:r w:rsidR="003C4DD3" w:rsidRPr="00CE154F" w:rsidDel="00082BB7">
          <w:delText>cm</w:delText>
        </w:r>
        <w:r w:rsidR="003C4DD3" w:rsidRPr="00CE154F" w:rsidDel="00082BB7">
          <w:rPr>
            <w:vertAlign w:val="superscript"/>
          </w:rPr>
          <w:delText>−3</w:delText>
        </w:r>
        <w:r w:rsidR="003C4DD3" w:rsidRPr="00CE154F" w:rsidDel="00082BB7">
          <w:rPr>
            <w:rFonts w:ascii="Cambria Math" w:hAnsi="Cambria Math" w:cs="Cambria Math"/>
          </w:rPr>
          <w:delText>∼</w:delText>
        </w:r>
      </w:del>
      <w:ins w:id="746" w:author="Author" w:date="2021-01-27T18:19:00Z">
        <w:r w:rsidR="00082BB7" w:rsidRPr="00CE154F">
          <w:t xml:space="preserve">to </w:t>
        </w:r>
      </w:ins>
      <w:r w:rsidR="003C4DD3" w:rsidRPr="00CE154F">
        <w:t>1 × 10</w:t>
      </w:r>
      <w:r w:rsidR="003C4DD3" w:rsidRPr="00CE154F">
        <w:rPr>
          <w:vertAlign w:val="superscript"/>
        </w:rPr>
        <w:t xml:space="preserve">15 </w:t>
      </w:r>
      <w:r w:rsidR="003C4DD3" w:rsidRPr="00CE154F">
        <w:t>cm</w:t>
      </w:r>
      <w:r w:rsidR="003C4DD3" w:rsidRPr="00CE154F">
        <w:rPr>
          <w:vertAlign w:val="superscript"/>
        </w:rPr>
        <w:t>−3</w:t>
      </w:r>
      <w:r w:rsidR="003C4DD3" w:rsidRPr="00CE154F">
        <w:t xml:space="preserve">. </w:t>
      </w:r>
      <w:ins w:id="747" w:author="Author" w:date="2021-01-27T18:19:00Z">
        <w:r w:rsidR="00500169" w:rsidRPr="00CE154F">
          <w:t>Conseq</w:t>
        </w:r>
      </w:ins>
      <w:ins w:id="748" w:author="Author" w:date="2021-01-27T18:20:00Z">
        <w:r w:rsidR="00500169" w:rsidRPr="00CE154F">
          <w:t xml:space="preserve">uently, </w:t>
        </w:r>
      </w:ins>
      <w:del w:id="749" w:author="Author" w:date="2021-01-27T18:19:00Z">
        <w:r w:rsidR="003C4DD3" w:rsidRPr="00CE154F" w:rsidDel="00500169">
          <w:delText xml:space="preserve">From the simulation results, </w:delText>
        </w:r>
      </w:del>
      <w:del w:id="750" w:author="Author" w:date="2021-01-27T18:20:00Z">
        <w:r w:rsidR="003C4DD3" w:rsidRPr="00CE154F" w:rsidDel="00500169">
          <w:delText xml:space="preserve">we can see that </w:delText>
        </w:r>
      </w:del>
      <w:r w:rsidR="003C4DD3" w:rsidRPr="00CE154F">
        <w:t xml:space="preserve">when </w:t>
      </w:r>
      <w:ins w:id="751" w:author="Author" w:date="2021-01-27T18:20:00Z">
        <w:r w:rsidR="00500169" w:rsidRPr="00CE154F">
          <w:t xml:space="preserve">the </w:t>
        </w:r>
      </w:ins>
      <w:r w:rsidR="003C4DD3" w:rsidRPr="00CE154F">
        <w:t xml:space="preserve">Cu concentration </w:t>
      </w:r>
      <w:del w:id="752" w:author="Author" w:date="2021-01-27T18:20:00Z">
        <w:r w:rsidR="003C4DD3" w:rsidRPr="00CE154F" w:rsidDel="00500169">
          <w:delText xml:space="preserve">is </w:delText>
        </w:r>
      </w:del>
      <w:ins w:id="753" w:author="Author" w:date="2021-01-27T18:20:00Z">
        <w:r w:rsidR="00500169" w:rsidRPr="00CE154F">
          <w:t xml:space="preserve">was higher than </w:t>
        </w:r>
      </w:ins>
      <w:del w:id="754" w:author="Author" w:date="2021-01-27T18:20:00Z">
        <w:r w:rsidR="003C4DD3" w:rsidRPr="00CE154F" w:rsidDel="00500169">
          <w:delText xml:space="preserve">over </w:delText>
        </w:r>
      </w:del>
      <w:r w:rsidR="003C4DD3" w:rsidRPr="00CE154F">
        <w:t>10</w:t>
      </w:r>
      <w:r w:rsidR="003C4DD3" w:rsidRPr="00CE154F">
        <w:rPr>
          <w:vertAlign w:val="superscript"/>
        </w:rPr>
        <w:t xml:space="preserve">12 </w:t>
      </w:r>
      <w:r w:rsidR="003C4DD3" w:rsidRPr="00CE154F">
        <w:t>cm</w:t>
      </w:r>
      <w:r w:rsidR="003C4DD3" w:rsidRPr="00CE154F">
        <w:rPr>
          <w:vertAlign w:val="superscript"/>
        </w:rPr>
        <w:t>−3</w:t>
      </w:r>
      <w:r w:rsidR="003C4DD3" w:rsidRPr="00CE154F">
        <w:t>, the conversion efficiency (</w:t>
      </w:r>
      <w:r w:rsidR="003C4DD3" w:rsidRPr="00CE154F">
        <w:rPr>
          <w:rFonts w:ascii="Cambria Math" w:hAnsi="Cambria Math" w:cs="Cambria Math"/>
        </w:rPr>
        <w:t>𝜂</w:t>
      </w:r>
      <w:r w:rsidR="003C4DD3" w:rsidRPr="00CE154F">
        <w:t xml:space="preserve">) </w:t>
      </w:r>
      <w:del w:id="755" w:author="Author" w:date="2021-01-27T18:20:00Z">
        <w:r w:rsidR="003C4DD3" w:rsidRPr="00CE154F" w:rsidDel="00500169">
          <w:delText xml:space="preserve">decreases </w:delText>
        </w:r>
      </w:del>
      <w:ins w:id="756" w:author="Author" w:date="2021-01-27T18:20:00Z">
        <w:r w:rsidR="00500169" w:rsidRPr="00CE154F">
          <w:t xml:space="preserve">dropped to </w:t>
        </w:r>
      </w:ins>
      <w:del w:id="757" w:author="Author" w:date="2021-01-27T18:20:00Z">
        <w:r w:rsidR="003C4DD3" w:rsidRPr="00CE154F" w:rsidDel="00500169">
          <w:delText xml:space="preserve">less than </w:delText>
        </w:r>
      </w:del>
      <w:ins w:id="758" w:author="Author" w:date="2021-01-27T18:21:00Z">
        <w:r w:rsidR="00500169" w:rsidRPr="00CE154F">
          <w:t xml:space="preserve">less than </w:t>
        </w:r>
      </w:ins>
      <w:r w:rsidR="003C4DD3" w:rsidRPr="00CE154F">
        <w:t xml:space="preserve">20%. The cell performance </w:t>
      </w:r>
      <w:del w:id="759" w:author="Author" w:date="2021-01-27T18:22:00Z">
        <w:r w:rsidR="003C4DD3" w:rsidRPr="00CE154F" w:rsidDel="00C919F2">
          <w:delText xml:space="preserve">gets </w:delText>
        </w:r>
      </w:del>
      <w:ins w:id="760" w:author="Author" w:date="2021-01-27T18:22:00Z">
        <w:r w:rsidR="00C919F2" w:rsidRPr="00CE154F">
          <w:t xml:space="preserve">deteriorated </w:t>
        </w:r>
      </w:ins>
      <w:del w:id="761" w:author="Author" w:date="2021-01-27T18:22:00Z">
        <w:r w:rsidR="003C4DD3" w:rsidRPr="00CE154F" w:rsidDel="00C919F2">
          <w:delText xml:space="preserve">worse </w:delText>
        </w:r>
      </w:del>
      <w:r w:rsidR="003C4DD3" w:rsidRPr="00CE154F">
        <w:t xml:space="preserve">with </w:t>
      </w:r>
      <w:del w:id="762" w:author="Author" w:date="2021-01-27T18:22:00Z">
        <w:r w:rsidR="003C4DD3" w:rsidRPr="00CE154F" w:rsidDel="00C919F2">
          <w:delText xml:space="preserve">the </w:delText>
        </w:r>
      </w:del>
      <w:r w:rsidR="003C4DD3" w:rsidRPr="00CE154F">
        <w:t>increas</w:t>
      </w:r>
      <w:del w:id="763" w:author="Author" w:date="2021-01-27T18:22:00Z">
        <w:r w:rsidR="003C4DD3" w:rsidRPr="00CE154F" w:rsidDel="00C919F2">
          <w:delText>e</w:delText>
        </w:r>
      </w:del>
      <w:ins w:id="764" w:author="Author" w:date="2021-01-27T18:22:00Z">
        <w:r w:rsidR="00C919F2" w:rsidRPr="00CE154F">
          <w:t>ing</w:t>
        </w:r>
      </w:ins>
      <w:ins w:id="765" w:author="Author" w:date="2021-01-27T18:23:00Z">
        <w:r w:rsidR="00C919F2" w:rsidRPr="00CE154F">
          <w:t xml:space="preserve"> concentrations of</w:t>
        </w:r>
      </w:ins>
      <w:r w:rsidR="003C4DD3" w:rsidRPr="00CE154F">
        <w:t xml:space="preserve"> </w:t>
      </w:r>
      <w:del w:id="766" w:author="Author" w:date="2021-01-27T18:22:00Z">
        <w:r w:rsidR="003C4DD3" w:rsidRPr="00CE154F" w:rsidDel="00C919F2">
          <w:delText xml:space="preserve">of </w:delText>
        </w:r>
      </w:del>
      <w:r w:rsidR="003C4DD3" w:rsidRPr="00CE154F">
        <w:t>Cu impurit</w:t>
      </w:r>
      <w:del w:id="767" w:author="Author" w:date="2021-01-27T18:23:00Z">
        <w:r w:rsidR="003C4DD3" w:rsidRPr="00CE154F" w:rsidDel="00C919F2">
          <w:delText xml:space="preserve">y </w:delText>
        </w:r>
      </w:del>
      <w:ins w:id="768" w:author="Author" w:date="2021-01-27T18:23:00Z">
        <w:r w:rsidR="00C919F2" w:rsidRPr="00CE154F">
          <w:t>ies</w:t>
        </w:r>
      </w:ins>
      <w:del w:id="769" w:author="Author" w:date="2021-01-27T18:23:00Z">
        <w:r w:rsidR="003C4DD3" w:rsidRPr="00CE154F" w:rsidDel="00C919F2">
          <w:delText>concentration</w:delText>
        </w:r>
      </w:del>
      <w:r w:rsidR="003C4DD3" w:rsidRPr="00CE154F">
        <w:t xml:space="preserve">. </w:t>
      </w:r>
      <w:del w:id="770" w:author="Author" w:date="2021-01-27T18:23:00Z">
        <w:r w:rsidR="003C4DD3" w:rsidRPr="00CE154F" w:rsidDel="001F3402">
          <w:delText xml:space="preserve">In </w:delText>
        </w:r>
      </w:del>
      <w:ins w:id="771" w:author="Author" w:date="2021-01-27T18:24:00Z">
        <w:r w:rsidR="001F3402" w:rsidRPr="00CE154F">
          <w:t xml:space="preserve">The </w:t>
        </w:r>
      </w:ins>
      <w:del w:id="772" w:author="Author" w:date="2021-01-27T18:23:00Z">
        <w:r w:rsidR="003C4DD3" w:rsidRPr="00CE154F" w:rsidDel="001F3402">
          <w:delText xml:space="preserve">combination with the </w:delText>
        </w:r>
      </w:del>
      <w:r w:rsidR="003C4DD3" w:rsidRPr="00CE154F">
        <w:t xml:space="preserve">data </w:t>
      </w:r>
      <w:del w:id="773" w:author="Author" w:date="2021-01-27T18:23:00Z">
        <w:r w:rsidR="003C4DD3" w:rsidRPr="00CE154F" w:rsidDel="001F3402">
          <w:delText xml:space="preserve">from </w:delText>
        </w:r>
      </w:del>
      <w:ins w:id="774" w:author="Author" w:date="2021-01-27T18:23:00Z">
        <w:r w:rsidR="001F3402" w:rsidRPr="00CE154F">
          <w:t xml:space="preserve">in </w:t>
        </w:r>
      </w:ins>
      <w:r w:rsidR="003C4DD3" w:rsidRPr="00CE154F">
        <w:t>Figure</w:t>
      </w:r>
      <w:ins w:id="775" w:author="Author" w:date="2021-02-08T14:15:00Z">
        <w:r w:rsidR="008E62CB" w:rsidRPr="00CE154F">
          <w:t>s</w:t>
        </w:r>
      </w:ins>
      <w:del w:id="776" w:author="Author" w:date="2021-01-27T18:23:00Z">
        <w:r w:rsidR="003C4DD3" w:rsidRPr="00CE154F" w:rsidDel="001F3402">
          <w:delText>s</w:delText>
        </w:r>
      </w:del>
      <w:r w:rsidR="003C4DD3" w:rsidRPr="00CE154F">
        <w:t xml:space="preserve"> 3(a) and 3(b)</w:t>
      </w:r>
      <w:ins w:id="777" w:author="Author" w:date="2021-01-27T18:24:00Z">
        <w:r w:rsidR="001F3402" w:rsidRPr="00CE154F">
          <w:t xml:space="preserve"> suggest</w:t>
        </w:r>
      </w:ins>
      <w:del w:id="778" w:author="Author" w:date="2021-01-27T18:24:00Z">
        <w:r w:rsidR="003C4DD3" w:rsidRPr="00CE154F" w:rsidDel="001F3402">
          <w:delText>,</w:delText>
        </w:r>
      </w:del>
      <w:r w:rsidR="003C4DD3" w:rsidRPr="00CE154F">
        <w:t xml:space="preserve"> </w:t>
      </w:r>
      <w:del w:id="779" w:author="Author" w:date="2021-01-27T18:24:00Z">
        <w:r w:rsidR="003C4DD3" w:rsidRPr="00CE154F" w:rsidDel="001F3402">
          <w:delText xml:space="preserve">it can be seen </w:delText>
        </w:r>
      </w:del>
      <w:r w:rsidR="003C4DD3" w:rsidRPr="00CE154F">
        <w:t>that the effect</w:t>
      </w:r>
      <w:ins w:id="780" w:author="Author" w:date="2021-01-27T18:26:00Z">
        <w:r w:rsidR="001F3402" w:rsidRPr="00CE154F">
          <w:t>s</w:t>
        </w:r>
      </w:ins>
      <w:del w:id="781" w:author="Author" w:date="2021-01-27T18:25:00Z">
        <w:r w:rsidR="003C4DD3" w:rsidRPr="00CE154F" w:rsidDel="001F3402">
          <w:delText>s</w:delText>
        </w:r>
      </w:del>
      <w:r w:rsidR="003C4DD3" w:rsidRPr="00CE154F">
        <w:t xml:space="preserve"> of </w:t>
      </w:r>
      <w:ins w:id="782" w:author="Author" w:date="2021-01-27T18:25:00Z">
        <w:r w:rsidR="001F3402" w:rsidRPr="00CE154F">
          <w:t xml:space="preserve">an </w:t>
        </w:r>
      </w:ins>
      <w:ins w:id="783" w:author="Author" w:date="2021-01-27T18:26:00Z">
        <w:r w:rsidR="001F3402" w:rsidRPr="00CE154F">
          <w:t xml:space="preserve">individual </w:t>
        </w:r>
      </w:ins>
      <w:del w:id="784" w:author="Author" w:date="2021-01-27T18:25:00Z">
        <w:r w:rsidR="003C4DD3" w:rsidRPr="00CE154F" w:rsidDel="001F3402">
          <w:delText xml:space="preserve">multiple </w:delText>
        </w:r>
      </w:del>
      <w:r w:rsidR="003C4DD3" w:rsidRPr="00CE154F">
        <w:t>impurit</w:t>
      </w:r>
      <w:del w:id="785" w:author="Author" w:date="2021-01-27T18:25:00Z">
        <w:r w:rsidR="003C4DD3" w:rsidRPr="00CE154F" w:rsidDel="001F3402">
          <w:delText>ies</w:delText>
        </w:r>
      </w:del>
      <w:ins w:id="786" w:author="Author" w:date="2021-01-27T18:25:00Z">
        <w:r w:rsidR="001F3402" w:rsidRPr="00CE154F">
          <w:t>y</w:t>
        </w:r>
      </w:ins>
      <w:r w:rsidR="003C4DD3" w:rsidRPr="00CE154F">
        <w:t xml:space="preserve"> </w:t>
      </w:r>
      <w:ins w:id="787" w:author="Author" w:date="2021-01-27T18:26:00Z">
        <w:r w:rsidR="001F3402" w:rsidRPr="00CE154F">
          <w:t xml:space="preserve">are </w:t>
        </w:r>
      </w:ins>
      <w:del w:id="788" w:author="Author" w:date="2021-01-27T18:25:00Z">
        <w:r w:rsidR="003C4DD3" w:rsidRPr="00CE154F" w:rsidDel="001F3402">
          <w:delText xml:space="preserve">are </w:delText>
        </w:r>
      </w:del>
      <w:r w:rsidR="003C4DD3" w:rsidRPr="00CE154F">
        <w:t>add</w:t>
      </w:r>
      <w:del w:id="789" w:author="Author" w:date="2021-01-27T18:26:00Z">
        <w:r w:rsidR="003C4DD3" w:rsidRPr="00CE154F" w:rsidDel="001F3402">
          <w:delText>ed</w:delText>
        </w:r>
      </w:del>
      <w:ins w:id="790" w:author="Author" w:date="2021-01-27T18:26:00Z">
        <w:r w:rsidR="001F3402" w:rsidRPr="00CE154F">
          <w:t>ed</w:t>
        </w:r>
      </w:ins>
      <w:r w:rsidR="003C4DD3" w:rsidRPr="00CE154F">
        <w:t xml:space="preserve"> to each other</w:t>
      </w:r>
      <w:ins w:id="791" w:author="Author" w:date="2021-01-27T18:26:00Z">
        <w:r w:rsidR="001F3402" w:rsidRPr="00CE154F">
          <w:t xml:space="preserve"> </w:t>
        </w:r>
      </w:ins>
      <w:ins w:id="792" w:author="Author" w:date="2021-01-27T18:27:00Z">
        <w:r w:rsidR="001F3402" w:rsidRPr="00CE154F">
          <w:t>when there are multiple impurities</w:t>
        </w:r>
      </w:ins>
      <w:r w:rsidR="003C4DD3" w:rsidRPr="00CE154F">
        <w:t xml:space="preserve">. </w:t>
      </w:r>
      <w:commentRangeStart w:id="793"/>
      <w:r w:rsidR="003C4DD3" w:rsidRPr="00CE154F">
        <w:t xml:space="preserve">The main impurities in </w:t>
      </w:r>
      <w:ins w:id="794" w:author="Author" w:date="2021-02-08T12:10:00Z">
        <w:r w:rsidR="00ED337C" w:rsidRPr="00CE154F">
          <w:t xml:space="preserve">the </w:t>
        </w:r>
      </w:ins>
      <w:r w:rsidR="003C4DD3" w:rsidRPr="00CE154F">
        <w:t>metallurgical Si material are Fe and Cu.</w:t>
      </w:r>
      <w:commentRangeEnd w:id="793"/>
      <w:r w:rsidR="00FB0B1F" w:rsidRPr="00CE154F">
        <w:rPr>
          <w:rStyle w:val="CommentReference"/>
        </w:rPr>
        <w:commentReference w:id="793"/>
      </w:r>
      <w:r w:rsidR="003C4DD3" w:rsidRPr="00CE154F">
        <w:t xml:space="preserve"> </w:t>
      </w:r>
      <w:commentRangeStart w:id="795"/>
      <w:ins w:id="796" w:author="Author" w:date="2021-01-27T18:34:00Z">
        <w:r w:rsidR="00D36595" w:rsidRPr="00CE154F">
          <w:t xml:space="preserve">In the present study, </w:t>
        </w:r>
      </w:ins>
      <w:del w:id="797" w:author="Author" w:date="2021-01-27T18:34:00Z">
        <w:r w:rsidR="003C4DD3" w:rsidRPr="00CE154F" w:rsidDel="00D36595">
          <w:delText xml:space="preserve">The </w:delText>
        </w:r>
      </w:del>
      <w:ins w:id="798" w:author="Author" w:date="2021-01-27T18:34:00Z">
        <w:r w:rsidR="00D36595" w:rsidRPr="00CE154F">
          <w:t xml:space="preserve">the </w:t>
        </w:r>
        <w:commentRangeEnd w:id="795"/>
        <w:r w:rsidR="00325EE4" w:rsidRPr="00CE154F">
          <w:rPr>
            <w:rStyle w:val="CommentReference"/>
          </w:rPr>
          <w:commentReference w:id="795"/>
        </w:r>
      </w:ins>
      <w:del w:id="799" w:author="Author" w:date="2021-01-27T18:31:00Z">
        <w:r w:rsidR="003C4DD3" w:rsidRPr="00CE154F" w:rsidDel="00DA243B">
          <w:delText xml:space="preserve">measured </w:delText>
        </w:r>
      </w:del>
      <w:r w:rsidR="003C4DD3" w:rsidRPr="00CE154F">
        <w:t xml:space="preserve">Fe and Cu concentrations </w:t>
      </w:r>
      <w:ins w:id="800" w:author="Author" w:date="2021-01-27T18:31:00Z">
        <w:r w:rsidR="00DA243B" w:rsidRPr="00CE154F">
          <w:t xml:space="preserve">measured </w:t>
        </w:r>
      </w:ins>
      <w:del w:id="801" w:author="Author" w:date="2021-01-27T18:31:00Z">
        <w:r w:rsidR="003C4DD3" w:rsidRPr="00CE154F" w:rsidDel="00DA243B">
          <w:delText>are 2.6 × 10</w:delText>
        </w:r>
        <w:r w:rsidR="003C4DD3" w:rsidRPr="00CE154F" w:rsidDel="00DA243B">
          <w:rPr>
            <w:vertAlign w:val="superscript"/>
          </w:rPr>
          <w:delText xml:space="preserve">12 </w:delText>
        </w:r>
        <w:r w:rsidR="003C4DD3" w:rsidRPr="00CE154F" w:rsidDel="00DA243B">
          <w:delText>cm</w:delText>
        </w:r>
        <w:r w:rsidR="003C4DD3" w:rsidRPr="00CE154F" w:rsidDel="00DA243B">
          <w:rPr>
            <w:vertAlign w:val="superscript"/>
          </w:rPr>
          <w:delText xml:space="preserve">−3 </w:delText>
        </w:r>
        <w:r w:rsidR="003C4DD3" w:rsidRPr="00CE154F" w:rsidDel="00DA243B">
          <w:delText>and 6.5 × 10</w:delText>
        </w:r>
        <w:r w:rsidR="003C4DD3" w:rsidRPr="00CE154F" w:rsidDel="00DA243B">
          <w:rPr>
            <w:vertAlign w:val="superscript"/>
          </w:rPr>
          <w:delText xml:space="preserve">11 </w:delText>
        </w:r>
        <w:r w:rsidR="003C4DD3" w:rsidRPr="00CE154F" w:rsidDel="00DA243B">
          <w:delText>cm</w:delText>
        </w:r>
        <w:r w:rsidR="003C4DD3" w:rsidRPr="00CE154F" w:rsidDel="00DA243B">
          <w:rPr>
            <w:vertAlign w:val="superscript"/>
          </w:rPr>
          <w:delText xml:space="preserve">−3 </w:delText>
        </w:r>
      </w:del>
      <w:r w:rsidR="003C4DD3" w:rsidRPr="00CE154F">
        <w:t>by glow discharge mass spectrometry (</w:t>
      </w:r>
      <w:proofErr w:type="spellStart"/>
      <w:r w:rsidR="003C4DD3" w:rsidRPr="00CE154F">
        <w:t>GDMS</w:t>
      </w:r>
      <w:proofErr w:type="spellEnd"/>
      <w:r w:rsidR="003C4DD3" w:rsidRPr="00CE154F">
        <w:t>)</w:t>
      </w:r>
      <w:del w:id="802" w:author="Author" w:date="2021-01-27T18:32:00Z">
        <w:r w:rsidR="003C4DD3" w:rsidRPr="00CE154F" w:rsidDel="00DA243B">
          <w:delText>,</w:delText>
        </w:r>
      </w:del>
      <w:ins w:id="803" w:author="Author" w:date="2021-01-27T18:31:00Z">
        <w:r w:rsidR="00DA243B" w:rsidRPr="00CE154F">
          <w:t xml:space="preserve"> were 2.6 × 10</w:t>
        </w:r>
        <w:r w:rsidR="00DA243B" w:rsidRPr="00CE154F">
          <w:rPr>
            <w:vertAlign w:val="superscript"/>
          </w:rPr>
          <w:t xml:space="preserve">12 </w:t>
        </w:r>
        <w:r w:rsidR="00DA243B" w:rsidRPr="00CE154F">
          <w:t>and 6.5 × 10</w:t>
        </w:r>
        <w:r w:rsidR="00DA243B" w:rsidRPr="00CE154F">
          <w:rPr>
            <w:vertAlign w:val="superscript"/>
          </w:rPr>
          <w:t xml:space="preserve">11 </w:t>
        </w:r>
        <w:r w:rsidR="00DA243B" w:rsidRPr="00CE154F">
          <w:t>cm</w:t>
        </w:r>
        <w:r w:rsidR="00DA243B" w:rsidRPr="00CE154F">
          <w:rPr>
            <w:vertAlign w:val="superscript"/>
          </w:rPr>
          <w:t>−3</w:t>
        </w:r>
        <w:r w:rsidR="00DA243B" w:rsidRPr="00CE154F">
          <w:rPr>
            <w:rPrChange w:id="804" w:author="Author" w:date="2021-01-27T18:31:00Z">
              <w:rPr>
                <w:vertAlign w:val="superscript"/>
              </w:rPr>
            </w:rPrChange>
          </w:rPr>
          <w:t>,</w:t>
        </w:r>
        <w:r w:rsidR="00DA243B" w:rsidRPr="00CE154F">
          <w:rPr>
            <w:vertAlign w:val="superscript"/>
          </w:rPr>
          <w:t xml:space="preserve"> </w:t>
        </w:r>
      </w:ins>
      <w:del w:id="805" w:author="Author" w:date="2021-01-31T23:44:00Z">
        <w:r w:rsidR="003C4DD3" w:rsidRPr="00CE154F" w:rsidDel="001D0ECC">
          <w:delText xml:space="preserve"> </w:delText>
        </w:r>
      </w:del>
      <w:r w:rsidR="003C4DD3" w:rsidRPr="00CE154F">
        <w:t xml:space="preserve">respectively. </w:t>
      </w:r>
      <w:ins w:id="806" w:author="Author" w:date="2021-01-27T18:32:00Z">
        <w:r w:rsidR="00DA243B" w:rsidRPr="00CE154F">
          <w:t xml:space="preserve">Using </w:t>
        </w:r>
      </w:ins>
      <w:del w:id="807" w:author="Author" w:date="2021-01-27T18:32:00Z">
        <w:r w:rsidR="003C4DD3" w:rsidRPr="00CE154F" w:rsidDel="00DA243B">
          <w:delText xml:space="preserve">Inputting </w:delText>
        </w:r>
      </w:del>
      <w:r w:rsidR="003C4DD3" w:rsidRPr="00CE154F">
        <w:t xml:space="preserve">the measured impurity data </w:t>
      </w:r>
      <w:ins w:id="808" w:author="Author" w:date="2021-01-27T18:32:00Z">
        <w:r w:rsidR="00DA243B" w:rsidRPr="00CE154F">
          <w:t xml:space="preserve">as inputs in the </w:t>
        </w:r>
      </w:ins>
      <w:del w:id="809" w:author="Author" w:date="2021-01-27T18:32:00Z">
        <w:r w:rsidR="003C4DD3" w:rsidRPr="00CE154F" w:rsidDel="00DA243B">
          <w:delText xml:space="preserve">into </w:delText>
        </w:r>
      </w:del>
      <w:proofErr w:type="spellStart"/>
      <w:r w:rsidR="003C4DD3" w:rsidRPr="00CE154F">
        <w:t>AFORS</w:t>
      </w:r>
      <w:proofErr w:type="spellEnd"/>
      <w:r w:rsidR="003C4DD3" w:rsidRPr="00CE154F">
        <w:t xml:space="preserve">-HET software, </w:t>
      </w:r>
      <w:del w:id="810" w:author="Author" w:date="2021-01-27T18:33:00Z">
        <w:r w:rsidR="003C4DD3" w:rsidRPr="00CE154F" w:rsidDel="00DA243B">
          <w:delText xml:space="preserve">we obtained </w:delText>
        </w:r>
      </w:del>
      <w:r w:rsidR="003C4DD3" w:rsidRPr="00CE154F">
        <w:t xml:space="preserve">the simulated </w:t>
      </w:r>
      <w:r w:rsidR="003C4DD3" w:rsidRPr="00CE154F">
        <w:rPr>
          <w:rFonts w:ascii="Cambria Math" w:hAnsi="Cambria Math" w:cs="Cambria Math"/>
        </w:rPr>
        <w:t>𝑉</w:t>
      </w:r>
      <w:proofErr w:type="spellStart"/>
      <w:r w:rsidR="003C4DD3" w:rsidRPr="00CE154F">
        <w:t>oc</w:t>
      </w:r>
      <w:proofErr w:type="spellEnd"/>
      <w:ins w:id="811" w:author="Author" w:date="2021-01-27T18:37:00Z">
        <w:r w:rsidR="00ED7A0B" w:rsidRPr="00CE154F">
          <w:t>,</w:t>
        </w:r>
      </w:ins>
      <w:r w:rsidR="003C4DD3" w:rsidRPr="00CE154F">
        <w:t xml:space="preserve"> </w:t>
      </w:r>
      <w:ins w:id="812" w:author="Author" w:date="2021-01-27T18:37:00Z">
        <w:r w:rsidR="00ED7A0B" w:rsidRPr="00CE154F">
          <w:rPr>
            <w:rFonts w:ascii="Cambria Math" w:hAnsi="Cambria Math" w:cs="Cambria Math"/>
          </w:rPr>
          <w:t>𝐽</w:t>
        </w:r>
        <w:proofErr w:type="spellStart"/>
        <w:r w:rsidR="00ED7A0B" w:rsidRPr="00CE154F">
          <w:t>sc</w:t>
        </w:r>
        <w:proofErr w:type="spellEnd"/>
        <w:r w:rsidR="00ED7A0B" w:rsidRPr="00CE154F">
          <w:t xml:space="preserve">, </w:t>
        </w:r>
      </w:ins>
      <w:ins w:id="813" w:author="Author" w:date="2021-01-27T18:38:00Z">
        <w:r w:rsidR="00ED7A0B" w:rsidRPr="00CE154F">
          <w:t xml:space="preserve">fill factor (FF), and </w:t>
        </w:r>
        <w:commentRangeStart w:id="814"/>
        <w:r w:rsidR="00ED7A0B" w:rsidRPr="00CE154F">
          <w:rPr>
            <w:rFonts w:ascii="Cambria Math" w:hAnsi="Cambria Math" w:cs="Cambria Math"/>
          </w:rPr>
          <w:t>𝜂</w:t>
        </w:r>
        <w:commentRangeEnd w:id="814"/>
        <w:r w:rsidR="00AC0223" w:rsidRPr="00CE154F">
          <w:rPr>
            <w:rStyle w:val="CommentReference"/>
          </w:rPr>
          <w:commentReference w:id="814"/>
        </w:r>
        <w:r w:rsidR="00ED7A0B" w:rsidRPr="00CE154F">
          <w:t xml:space="preserve"> were </w:t>
        </w:r>
      </w:ins>
      <w:ins w:id="815" w:author="Author" w:date="2021-01-27T18:33:00Z">
        <w:r w:rsidR="00DA243B" w:rsidRPr="00CE154F">
          <w:rPr>
            <w:rPrChange w:id="816" w:author="Author" w:date="2021-01-27T18:33:00Z">
              <w:rPr>
                <w:rFonts w:ascii="Cambria Math" w:hAnsi="Cambria Math" w:cs="Cambria Math"/>
              </w:rPr>
            </w:rPrChange>
          </w:rPr>
          <w:t>determined to be</w:t>
        </w:r>
      </w:ins>
      <w:del w:id="817" w:author="Author" w:date="2021-01-27T18:33:00Z">
        <w:r w:rsidR="003C4DD3" w:rsidRPr="00CE154F" w:rsidDel="00DA243B">
          <w:rPr>
            <w:rFonts w:ascii="Cambria Math" w:hAnsi="Cambria Math" w:cs="Cambria Math"/>
          </w:rPr>
          <w:delText>∼</w:delText>
        </w:r>
      </w:del>
      <w:r w:rsidR="003C4DD3" w:rsidRPr="00CE154F">
        <w:t xml:space="preserve"> </w:t>
      </w:r>
      <w:ins w:id="818" w:author="Author" w:date="2021-01-27T18:33:00Z">
        <w:r w:rsidR="00DA243B" w:rsidRPr="00CE154F">
          <w:t>~</w:t>
        </w:r>
      </w:ins>
      <w:r w:rsidR="003C4DD3" w:rsidRPr="00CE154F">
        <w:t>2</w:t>
      </w:r>
    </w:p>
    <w:p w14:paraId="6A2B6824" w14:textId="26B4D593" w:rsidR="003C4DD3" w:rsidRPr="00CE154F" w:rsidRDefault="003C4DD3" w:rsidP="00CE154F">
      <w:pPr>
        <w:pStyle w:val="TAMainText"/>
      </w:pPr>
      <w:r w:rsidRPr="00CE154F">
        <w:t xml:space="preserve">684.1 mV, </w:t>
      </w:r>
      <w:del w:id="819" w:author="Author" w:date="2021-01-27T18:37:00Z">
        <w:r w:rsidRPr="00CE154F" w:rsidDel="00ED7A0B">
          <w:rPr>
            <w:rFonts w:ascii="Cambria Math" w:hAnsi="Cambria Math" w:cs="Cambria Math"/>
          </w:rPr>
          <w:delText>𝐽</w:delText>
        </w:r>
        <w:r w:rsidRPr="00CE154F" w:rsidDel="00ED7A0B">
          <w:delText xml:space="preserve">sc </w:delText>
        </w:r>
      </w:del>
      <w:r w:rsidRPr="00CE154F">
        <w:rPr>
          <w:rFonts w:ascii="Cambria Math" w:hAnsi="Cambria Math" w:cs="Cambria Math"/>
        </w:rPr>
        <w:t>∼</w:t>
      </w:r>
      <w:del w:id="820" w:author="Author" w:date="2021-02-08T12:11:00Z">
        <w:r w:rsidRPr="00CE154F" w:rsidDel="00DD1873">
          <w:delText xml:space="preserve"> </w:delText>
        </w:r>
      </w:del>
      <w:r w:rsidRPr="00CE154F">
        <w:t>39.89 mA/cm</w:t>
      </w:r>
      <w:del w:id="821" w:author="Author" w:date="2021-01-27T18:36:00Z">
        <w:r w:rsidRPr="00CE154F" w:rsidDel="00ED7A0B">
          <w:delText xml:space="preserve"> </w:delText>
        </w:r>
      </w:del>
      <w:r w:rsidRPr="00CE154F">
        <w:t xml:space="preserve">, </w:t>
      </w:r>
      <w:del w:id="822" w:author="Author" w:date="2021-01-27T18:38:00Z">
        <w:r w:rsidRPr="00CE154F" w:rsidDel="00ED7A0B">
          <w:delText xml:space="preserve">fill factor (FF) </w:delText>
        </w:r>
      </w:del>
      <w:r w:rsidRPr="00CE154F">
        <w:rPr>
          <w:rFonts w:ascii="Cambria Math" w:hAnsi="Cambria Math" w:cs="Cambria Math"/>
        </w:rPr>
        <w:t>∼</w:t>
      </w:r>
      <w:del w:id="823" w:author="Author" w:date="2021-01-27T18:38:00Z">
        <w:r w:rsidRPr="00CE154F" w:rsidDel="00ED7A0B">
          <w:delText xml:space="preserve"> </w:delText>
        </w:r>
      </w:del>
      <w:r w:rsidRPr="00CE154F">
        <w:t xml:space="preserve">75.08%, and </w:t>
      </w:r>
      <w:del w:id="824" w:author="Author" w:date="2021-01-27T18:38:00Z">
        <w:r w:rsidRPr="00CE154F" w:rsidDel="00ED7A0B">
          <w:rPr>
            <w:rFonts w:ascii="Cambria Math" w:hAnsi="Cambria Math" w:cs="Cambria Math"/>
          </w:rPr>
          <w:delText>𝜂</w:delText>
        </w:r>
        <w:r w:rsidRPr="00CE154F" w:rsidDel="00ED7A0B">
          <w:delText xml:space="preserve"> </w:delText>
        </w:r>
      </w:del>
      <w:r w:rsidRPr="00CE154F">
        <w:rPr>
          <w:rFonts w:ascii="Cambria Math" w:hAnsi="Cambria Math" w:cs="Cambria Math"/>
        </w:rPr>
        <w:t>∼</w:t>
      </w:r>
      <w:del w:id="825" w:author="Author" w:date="2021-01-27T18:38:00Z">
        <w:r w:rsidRPr="00CE154F" w:rsidDel="00ED7A0B">
          <w:delText xml:space="preserve"> </w:delText>
        </w:r>
      </w:del>
      <w:r w:rsidRPr="00CE154F">
        <w:t>19.58%</w:t>
      </w:r>
      <w:ins w:id="826" w:author="Author" w:date="2021-01-27T18:38:00Z">
        <w:r w:rsidR="00ED7A0B" w:rsidRPr="00CE154F">
          <w:t>, respectively.</w:t>
        </w:r>
      </w:ins>
      <w:del w:id="827" w:author="Author" w:date="2021-01-27T18:38:00Z">
        <w:r w:rsidRPr="00CE154F" w:rsidDel="00803A28">
          <w:delText>.</w:delText>
        </w:r>
      </w:del>
    </w:p>
    <w:p w14:paraId="24C7E334" w14:textId="77777777" w:rsidR="00AD0EB0" w:rsidRPr="00CE154F" w:rsidRDefault="003C4DD3" w:rsidP="00AD0EB0">
      <w:pPr>
        <w:pStyle w:val="TAMainText"/>
        <w:ind w:firstLine="0"/>
        <w:rPr>
          <w:ins w:id="828" w:author="Author" w:date="2021-01-27T18:36:00Z"/>
          <w:i/>
        </w:rPr>
      </w:pPr>
      <w:del w:id="829" w:author="Author" w:date="2021-01-27T18:36:00Z">
        <w:r w:rsidRPr="00CE154F" w:rsidDel="00AD0EB0">
          <w:rPr>
            <w:i/>
          </w:rPr>
          <w:delText xml:space="preserve">4.2. </w:delText>
        </w:r>
      </w:del>
      <w:r w:rsidRPr="00CE154F">
        <w:rPr>
          <w:i/>
        </w:rPr>
        <w:t xml:space="preserve">Influence of </w:t>
      </w:r>
      <w:del w:id="830" w:author="Author" w:date="2021-01-27T18:36:00Z">
        <w:r w:rsidRPr="00CE154F" w:rsidDel="00AD0EB0">
          <w:rPr>
            <w:i/>
          </w:rPr>
          <w:delText xml:space="preserve">Compensation </w:delText>
        </w:r>
      </w:del>
      <w:ins w:id="831" w:author="Author" w:date="2021-01-27T18:36:00Z">
        <w:r w:rsidR="00AD0EB0" w:rsidRPr="00CE154F">
          <w:rPr>
            <w:i/>
          </w:rPr>
          <w:t xml:space="preserve">compensation </w:t>
        </w:r>
      </w:ins>
      <w:del w:id="832" w:author="Author" w:date="2021-01-27T18:36:00Z">
        <w:r w:rsidRPr="00CE154F" w:rsidDel="00AD0EB0">
          <w:rPr>
            <w:i/>
          </w:rPr>
          <w:delText xml:space="preserve">Level </w:delText>
        </w:r>
      </w:del>
      <w:ins w:id="833" w:author="Author" w:date="2021-01-27T18:36:00Z">
        <w:r w:rsidR="00AD0EB0" w:rsidRPr="00CE154F">
          <w:rPr>
            <w:i/>
          </w:rPr>
          <w:t xml:space="preserve">level </w:t>
        </w:r>
      </w:ins>
      <w:r w:rsidRPr="00CE154F">
        <w:rPr>
          <w:i/>
        </w:rPr>
        <w:t xml:space="preserve">on </w:t>
      </w:r>
      <w:del w:id="834" w:author="Author" w:date="2021-01-27T18:36:00Z">
        <w:r w:rsidRPr="00CE154F" w:rsidDel="00AD0EB0">
          <w:rPr>
            <w:i/>
          </w:rPr>
          <w:delText xml:space="preserve">Solar </w:delText>
        </w:r>
      </w:del>
      <w:ins w:id="835" w:author="Author" w:date="2021-01-27T18:36:00Z">
        <w:r w:rsidR="00AD0EB0" w:rsidRPr="00CE154F">
          <w:rPr>
            <w:i/>
          </w:rPr>
          <w:t xml:space="preserve">solar </w:t>
        </w:r>
      </w:ins>
      <w:del w:id="836" w:author="Author" w:date="2021-01-27T18:36:00Z">
        <w:r w:rsidRPr="00CE154F" w:rsidDel="00AD0EB0">
          <w:rPr>
            <w:i/>
          </w:rPr>
          <w:delText xml:space="preserve">Cell </w:delText>
        </w:r>
      </w:del>
      <w:ins w:id="837" w:author="Author" w:date="2021-01-27T18:36:00Z">
        <w:r w:rsidR="00AD0EB0" w:rsidRPr="00CE154F">
          <w:rPr>
            <w:i/>
          </w:rPr>
          <w:t xml:space="preserve">cell </w:t>
        </w:r>
      </w:ins>
      <w:del w:id="838" w:author="Author" w:date="2021-01-27T18:36:00Z">
        <w:r w:rsidRPr="00CE154F" w:rsidDel="00AD0EB0">
          <w:rPr>
            <w:i/>
          </w:rPr>
          <w:delText>Properties</w:delText>
        </w:r>
      </w:del>
      <w:ins w:id="839" w:author="Author" w:date="2021-01-27T18:36:00Z">
        <w:r w:rsidR="00AD0EB0" w:rsidRPr="00CE154F">
          <w:rPr>
            <w:i/>
          </w:rPr>
          <w:t>properties</w:t>
        </w:r>
      </w:ins>
      <w:del w:id="840" w:author="Author" w:date="2021-01-27T18:36:00Z">
        <w:r w:rsidRPr="00CE154F" w:rsidDel="00AD0EB0">
          <w:rPr>
            <w:i/>
          </w:rPr>
          <w:delText xml:space="preserve">. </w:delText>
        </w:r>
      </w:del>
    </w:p>
    <w:p w14:paraId="1E472232" w14:textId="55E696B6" w:rsidR="003C4DD3" w:rsidRPr="00CE154F" w:rsidRDefault="003C4DD3">
      <w:pPr>
        <w:pStyle w:val="TAMainText"/>
        <w:ind w:firstLine="0"/>
        <w:pPrChange w:id="841" w:author="Author" w:date="2021-01-27T18:36:00Z">
          <w:pPr>
            <w:pStyle w:val="TAMainText"/>
          </w:pPr>
        </w:pPrChange>
      </w:pPr>
      <w:r w:rsidRPr="00CE154F">
        <w:t xml:space="preserve">In metallurgical </w:t>
      </w:r>
      <w:del w:id="842" w:author="Author" w:date="2021-01-27T18:40:00Z">
        <w:r w:rsidRPr="00CE154F" w:rsidDel="00E75AA1">
          <w:delText>N</w:delText>
        </w:r>
      </w:del>
      <w:ins w:id="843" w:author="Author" w:date="2021-01-27T18:40:00Z">
        <w:r w:rsidR="00E75AA1" w:rsidRPr="00CE154F">
          <w:t>n</w:t>
        </w:r>
      </w:ins>
      <w:r w:rsidRPr="00CE154F">
        <w:t>-type Si wafer</w:t>
      </w:r>
      <w:ins w:id="844" w:author="Author" w:date="2021-01-27T18:41:00Z">
        <w:r w:rsidR="003A7362" w:rsidRPr="00CE154F">
          <w:t>s</w:t>
        </w:r>
      </w:ins>
      <w:r w:rsidRPr="00CE154F">
        <w:t xml:space="preserve">, there </w:t>
      </w:r>
      <w:del w:id="845" w:author="Author" w:date="2021-01-27T18:40:00Z">
        <w:r w:rsidRPr="00CE154F" w:rsidDel="00E75AA1">
          <w:delText xml:space="preserve">are </w:delText>
        </w:r>
      </w:del>
      <w:ins w:id="846" w:author="Author" w:date="2021-01-27T18:40:00Z">
        <w:r w:rsidR="00E75AA1" w:rsidRPr="00CE154F">
          <w:t xml:space="preserve">is a </w:t>
        </w:r>
      </w:ins>
      <w:r w:rsidRPr="00CE154F">
        <w:t>certain amount</w:t>
      </w:r>
      <w:del w:id="847" w:author="Author" w:date="2021-01-27T18:40:00Z">
        <w:r w:rsidRPr="00CE154F" w:rsidDel="00E75AA1">
          <w:delText>s</w:delText>
        </w:r>
      </w:del>
      <w:r w:rsidRPr="00CE154F">
        <w:t xml:space="preserve"> of </w:t>
      </w:r>
      <w:del w:id="848" w:author="Author" w:date="2021-01-27T18:40:00Z">
        <w:r w:rsidRPr="00CE154F" w:rsidDel="00E75AA1">
          <w:delText xml:space="preserve">boron </w:delText>
        </w:r>
      </w:del>
      <w:ins w:id="849" w:author="Author" w:date="2021-01-27T18:40:00Z">
        <w:r w:rsidR="00E75AA1" w:rsidRPr="00CE154F">
          <w:t xml:space="preserve">B </w:t>
        </w:r>
      </w:ins>
      <w:r w:rsidRPr="00CE154F">
        <w:t>doping</w:t>
      </w:r>
      <w:ins w:id="850" w:author="Author" w:date="2021-01-27T18:41:00Z">
        <w:r w:rsidR="003A7362" w:rsidRPr="00CE154F">
          <w:t xml:space="preserve"> </w:t>
        </w:r>
      </w:ins>
      <w:del w:id="851" w:author="Author" w:date="2021-01-27T18:41:00Z">
        <w:r w:rsidRPr="00CE154F" w:rsidDel="003A7362">
          <w:delText xml:space="preserve"> </w:delText>
        </w:r>
      </w:del>
      <w:del w:id="852" w:author="Author" w:date="2021-01-27T18:40:00Z">
        <w:r w:rsidRPr="00CE154F" w:rsidDel="00E75AA1">
          <w:delText xml:space="preserve">besides </w:delText>
        </w:r>
      </w:del>
      <w:ins w:id="853" w:author="Author" w:date="2021-01-27T18:40:00Z">
        <w:r w:rsidR="00E75AA1" w:rsidRPr="00CE154F">
          <w:t xml:space="preserve">in addition to </w:t>
        </w:r>
      </w:ins>
      <w:del w:id="854" w:author="Author" w:date="2021-01-27T18:41:00Z">
        <w:r w:rsidRPr="00CE154F" w:rsidDel="00E75AA1">
          <w:delText>phosphorus</w:delText>
        </w:r>
      </w:del>
      <w:ins w:id="855" w:author="Author" w:date="2021-01-27T18:41:00Z">
        <w:r w:rsidR="00E75AA1" w:rsidRPr="00CE154F">
          <w:t>P doping</w:t>
        </w:r>
      </w:ins>
      <w:ins w:id="856" w:author="Author" w:date="2021-01-27T18:42:00Z">
        <w:r w:rsidR="003A7362" w:rsidRPr="00CE154F">
          <w:t>.</w:t>
        </w:r>
      </w:ins>
      <w:del w:id="857" w:author="Author" w:date="2021-01-27T18:42:00Z">
        <w:r w:rsidRPr="00CE154F" w:rsidDel="003A7362">
          <w:delText>,</w:delText>
        </w:r>
      </w:del>
      <w:ins w:id="858" w:author="Author" w:date="2021-01-27T18:41:00Z">
        <w:r w:rsidR="003A7362" w:rsidRPr="00CE154F">
          <w:t xml:space="preserve"> </w:t>
        </w:r>
      </w:ins>
      <w:ins w:id="859" w:author="Author" w:date="2021-01-27T18:42:00Z">
        <w:r w:rsidR="003A7362" w:rsidRPr="00CE154F">
          <w:t xml:space="preserve">This </w:t>
        </w:r>
      </w:ins>
      <w:del w:id="860" w:author="Author" w:date="2021-01-27T18:42:00Z">
        <w:r w:rsidRPr="00CE154F" w:rsidDel="003A7362">
          <w:delText xml:space="preserve"> </w:delText>
        </w:r>
      </w:del>
      <w:ins w:id="861" w:author="Author" w:date="2021-01-27T18:41:00Z">
        <w:r w:rsidR="003A7362" w:rsidRPr="00CE154F">
          <w:t xml:space="preserve">is </w:t>
        </w:r>
      </w:ins>
      <w:del w:id="862" w:author="Author" w:date="2021-01-27T18:41:00Z">
        <w:r w:rsidRPr="00CE154F" w:rsidDel="003A7362">
          <w:delText xml:space="preserve">which is </w:delText>
        </w:r>
      </w:del>
      <w:r w:rsidRPr="00CE154F">
        <w:t xml:space="preserve">a well-known compensation phenomenon, and the </w:t>
      </w:r>
      <w:r w:rsidRPr="00CE154F">
        <w:lastRenderedPageBreak/>
        <w:t xml:space="preserve">compensation is proportional to the </w:t>
      </w:r>
      <w:ins w:id="863" w:author="Author" w:date="2021-01-27T18:42:00Z">
        <w:r w:rsidR="003A7362" w:rsidRPr="00CE154F">
          <w:t xml:space="preserve">B </w:t>
        </w:r>
      </w:ins>
      <w:r w:rsidRPr="00CE154F">
        <w:t>concentration</w:t>
      </w:r>
      <w:del w:id="864" w:author="Author" w:date="2021-01-27T18:42:00Z">
        <w:r w:rsidRPr="00CE154F" w:rsidDel="003A7362">
          <w:delText xml:space="preserve"> of boron</w:delText>
        </w:r>
      </w:del>
      <w:r w:rsidRPr="00CE154F">
        <w:t xml:space="preserve">. In </w:t>
      </w:r>
      <w:ins w:id="865" w:author="Author" w:date="2021-01-27T18:42:00Z">
        <w:r w:rsidR="003A7362" w:rsidRPr="00CE154F">
          <w:t xml:space="preserve">the </w:t>
        </w:r>
      </w:ins>
      <w:proofErr w:type="spellStart"/>
      <w:r w:rsidRPr="00CE154F">
        <w:t>AFORS</w:t>
      </w:r>
      <w:proofErr w:type="spellEnd"/>
      <w:ins w:id="866" w:author="Author" w:date="2021-01-27T18:42:00Z">
        <w:r w:rsidR="003A7362" w:rsidRPr="00CE154F">
          <w:t>-</w:t>
        </w:r>
      </w:ins>
      <w:r w:rsidRPr="00CE154F">
        <w:t xml:space="preserve">HET simulation, donor concentration </w:t>
      </w:r>
      <w:r w:rsidRPr="00CE154F">
        <w:rPr>
          <w:rFonts w:ascii="Cambria Math" w:hAnsi="Cambria Math" w:cs="Cambria Math"/>
        </w:rPr>
        <w:t>𝑁</w:t>
      </w:r>
      <w:r w:rsidRPr="00CE154F">
        <w:rPr>
          <w:rFonts w:ascii="Cambria Math" w:hAnsi="Cambria Math" w:cs="Cambria Math"/>
          <w:vertAlign w:val="subscript"/>
        </w:rPr>
        <w:t>𝐷</w:t>
      </w:r>
      <w:r w:rsidRPr="00CE154F">
        <w:rPr>
          <w:vertAlign w:val="subscript"/>
        </w:rPr>
        <w:t xml:space="preserve"> </w:t>
      </w:r>
      <w:r w:rsidRPr="00CE154F">
        <w:t xml:space="preserve">and acceptor concentration </w:t>
      </w:r>
      <w:r w:rsidRPr="00CE154F">
        <w:rPr>
          <w:rFonts w:ascii="Cambria Math" w:hAnsi="Cambria Math" w:cs="Cambria Math"/>
        </w:rPr>
        <w:t>𝑁</w:t>
      </w:r>
      <w:r w:rsidRPr="00CE154F">
        <w:rPr>
          <w:rFonts w:ascii="Cambria Math" w:hAnsi="Cambria Math" w:cs="Cambria Math"/>
          <w:vertAlign w:val="subscript"/>
        </w:rPr>
        <w:t>𝐴</w:t>
      </w:r>
      <w:r w:rsidRPr="00CE154F">
        <w:rPr>
          <w:vertAlign w:val="subscript"/>
        </w:rPr>
        <w:t xml:space="preserve"> </w:t>
      </w:r>
      <w:r w:rsidRPr="00CE154F">
        <w:t>can be input</w:t>
      </w:r>
      <w:ins w:id="867" w:author="Author" w:date="2021-02-08T12:11:00Z">
        <w:r w:rsidR="00C20128" w:rsidRPr="00CE154F">
          <w:t>ted</w:t>
        </w:r>
      </w:ins>
      <w:r w:rsidRPr="00CE154F">
        <w:t xml:space="preserve"> simultaneously. The carrier mobility is input</w:t>
      </w:r>
      <w:ins w:id="868" w:author="Author" w:date="2021-01-27T18:45:00Z">
        <w:r w:rsidR="003A7362" w:rsidRPr="00CE154F">
          <w:t>ted</w:t>
        </w:r>
      </w:ins>
      <w:r w:rsidRPr="00CE154F">
        <w:t xml:space="preserve"> manually as a fixed parameter, as </w:t>
      </w:r>
      <w:ins w:id="869" w:author="Author" w:date="2021-01-27T18:43:00Z">
        <w:r w:rsidR="003A7362" w:rsidRPr="00CE154F">
          <w:t xml:space="preserve">the </w:t>
        </w:r>
      </w:ins>
      <w:r w:rsidRPr="00CE154F">
        <w:t xml:space="preserve">carrier mobility at different doping concentrations is different. </w:t>
      </w:r>
      <w:commentRangeStart w:id="870"/>
      <w:r w:rsidRPr="00CE154F">
        <w:t>At room temperature</w:t>
      </w:r>
      <w:commentRangeEnd w:id="870"/>
      <w:r w:rsidR="00380571" w:rsidRPr="00CE154F">
        <w:rPr>
          <w:rStyle w:val="CommentReference"/>
        </w:rPr>
        <w:commentReference w:id="870"/>
      </w:r>
      <w:r w:rsidRPr="00CE154F">
        <w:t xml:space="preserve">, </w:t>
      </w:r>
      <w:ins w:id="871" w:author="Author" w:date="2021-01-27T18:46:00Z">
        <w:r w:rsidR="003A7362" w:rsidRPr="00CE154F">
          <w:t xml:space="preserve">the </w:t>
        </w:r>
      </w:ins>
      <w:r w:rsidRPr="00CE154F">
        <w:t xml:space="preserve">carrier mobility in Si can be </w:t>
      </w:r>
      <w:del w:id="872" w:author="Author" w:date="2021-01-27T18:46:00Z">
        <w:r w:rsidRPr="00CE154F" w:rsidDel="003A7362">
          <w:delText xml:space="preserve">presented </w:delText>
        </w:r>
      </w:del>
      <w:ins w:id="873" w:author="Author" w:date="2021-01-27T18:46:00Z">
        <w:r w:rsidR="003A7362" w:rsidRPr="00CE154F">
          <w:t xml:space="preserve">described using </w:t>
        </w:r>
      </w:ins>
      <w:del w:id="874" w:author="Author" w:date="2021-01-27T18:46:00Z">
        <w:r w:rsidRPr="00CE154F" w:rsidDel="003A7362">
          <w:delText xml:space="preserve">with </w:delText>
        </w:r>
      </w:del>
      <w:r w:rsidRPr="00CE154F">
        <w:t xml:space="preserve">the following </w:t>
      </w:r>
      <w:ins w:id="875" w:author="Author" w:date="2021-01-29T10:50:00Z">
        <w:r w:rsidR="002B0CBA" w:rsidRPr="00CE154F">
          <w:t xml:space="preserve">set of </w:t>
        </w:r>
      </w:ins>
      <w:proofErr w:type="spellStart"/>
      <w:r w:rsidRPr="00CE154F">
        <w:t>equation</w:t>
      </w:r>
      <w:ins w:id="876" w:author="Author" w:date="2021-01-29T10:50:00Z">
        <w:r w:rsidR="00DA2A9A" w:rsidRPr="00CE154F">
          <w:t>s</w:t>
        </w:r>
      </w:ins>
      <w:ins w:id="877" w:author="Author" w:date="2021-01-27T18:47:00Z">
        <w:r w:rsidR="003A7362" w:rsidRPr="00CE154F">
          <w:t>:</w:t>
        </w:r>
      </w:ins>
      <w:del w:id="878" w:author="Author" w:date="2021-01-27T18:47:00Z">
        <w:r w:rsidRPr="00CE154F" w:rsidDel="003A7362">
          <w:rPr>
            <w:vertAlign w:val="superscript"/>
            <w:rPrChange w:id="879" w:author="Author" w:date="2021-01-27T18:47:00Z">
              <w:rPr/>
            </w:rPrChange>
          </w:rPr>
          <w:delText xml:space="preserve"> [</w:delText>
        </w:r>
      </w:del>
      <w:r w:rsidRPr="00CE154F">
        <w:rPr>
          <w:vertAlign w:val="superscript"/>
          <w:rPrChange w:id="880" w:author="Author" w:date="2021-01-27T18:47:00Z">
            <w:rPr/>
          </w:rPrChange>
        </w:rPr>
        <w:t>11</w:t>
      </w:r>
      <w:proofErr w:type="spellEnd"/>
      <w:del w:id="881" w:author="Author" w:date="2021-01-27T18:47:00Z">
        <w:r w:rsidRPr="00CE154F" w:rsidDel="003A7362">
          <w:delText>]:</w:delText>
        </w:r>
      </w:del>
    </w:p>
    <w:p w14:paraId="29F787F8" w14:textId="77777777" w:rsidR="003C4DD3" w:rsidRPr="00CE154F" w:rsidRDefault="003C4DD3" w:rsidP="003C4DD3">
      <w:pPr>
        <w:pStyle w:val="TAMainText"/>
      </w:pPr>
    </w:p>
    <w:p w14:paraId="18280A97" w14:textId="4244F9DD" w:rsidR="003C4DD3" w:rsidRPr="00CE154F" w:rsidRDefault="00A84A1D" w:rsidP="003C4DD3">
      <w:pPr>
        <w:pStyle w:val="TAMainText"/>
      </w:pPr>
      <m:oMath>
        <m:sSub>
          <m:sSubPr>
            <m:ctrlPr>
              <w:rPr>
                <w:rFonts w:ascii="Cambria Math" w:hAnsi="Cambria Math"/>
                <w:i/>
              </w:rPr>
            </m:ctrlPr>
          </m:sSubPr>
          <m:e>
            <m:r>
              <w:rPr>
                <w:rFonts w:ascii="Cambria Math" w:hAnsi="Cambria Math"/>
              </w:rPr>
              <m:t>µ</m:t>
            </m:r>
          </m:e>
          <m:sub>
            <m:r>
              <w:rPr>
                <w:rFonts w:ascii="Cambria Math" w:hAnsi="Cambria Math"/>
              </w:rPr>
              <m:t>n</m:t>
            </m:r>
          </m:sub>
        </m:sSub>
        <m:r>
          <w:rPr>
            <w:rFonts w:ascii="Cambria Math" w:hAnsi="Cambria Math"/>
          </w:rPr>
          <m:t xml:space="preserve">= </m:t>
        </m:r>
        <m:r>
          <w:del w:id="882" w:author="Author" w:date="2021-02-02T12:48:00Z">
            <w:rPr>
              <w:rFonts w:ascii="Cambria Math" w:hAnsi="Cambria Math"/>
            </w:rPr>
            <m:t xml:space="preserve"> </m:t>
          </w:del>
        </m:r>
        <m:f>
          <m:fPr>
            <m:ctrlPr>
              <w:rPr>
                <w:rFonts w:ascii="Cambria Math" w:hAnsi="Cambria Math"/>
                <w:i/>
              </w:rPr>
            </m:ctrlPr>
          </m:fPr>
          <m:num>
            <m:r>
              <w:rPr>
                <w:rFonts w:ascii="Cambria Math" w:hAnsi="Cambria Math"/>
              </w:rPr>
              <m:t xml:space="preserve">5.096 × </m:t>
            </m:r>
            <m:sSup>
              <m:sSupPr>
                <m:ctrlPr>
                  <w:rPr>
                    <w:rFonts w:ascii="Cambria Math" w:hAnsi="Cambria Math"/>
                    <w:i/>
                  </w:rPr>
                </m:ctrlPr>
              </m:sSupPr>
              <m:e>
                <m:r>
                  <w:rPr>
                    <w:rFonts w:ascii="Cambria Math" w:hAnsi="Cambria Math"/>
                  </w:rPr>
                  <m:t>10</m:t>
                </m:r>
              </m:e>
              <m:sup>
                <m:r>
                  <w:rPr>
                    <w:rFonts w:ascii="Cambria Math" w:hAnsi="Cambria Math"/>
                  </w:rPr>
                  <m:t>18</m:t>
                </m:r>
              </m:sup>
            </m:sSup>
            <m:r>
              <w:rPr>
                <w:rFonts w:ascii="Cambria Math" w:hAnsi="Cambria Math"/>
              </w:rPr>
              <m:t xml:space="preserve"> +92 × </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0.91</m:t>
                </m:r>
              </m:sup>
            </m:sSubSup>
          </m:num>
          <m:den>
            <m:r>
              <w:rPr>
                <w:rFonts w:ascii="Cambria Math" w:hAnsi="Cambria Math"/>
              </w:rPr>
              <m:t xml:space="preserve">3.747 × </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 + </m:t>
            </m:r>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0.91</m:t>
                </m:r>
              </m:sup>
            </m:sSubSup>
          </m:den>
        </m:f>
      </m:oMath>
      <w:r w:rsidR="003C4DD3" w:rsidRPr="00CE154F">
        <w:t xml:space="preserve">                                 (1) </w:t>
      </w:r>
    </w:p>
    <w:p w14:paraId="532AFFFF" w14:textId="77777777" w:rsidR="003C4DD3" w:rsidRPr="00CE154F" w:rsidRDefault="003C4DD3" w:rsidP="003C4DD3">
      <w:pPr>
        <w:pStyle w:val="TAMainText"/>
      </w:pPr>
    </w:p>
    <w:p w14:paraId="33ABBBDE" w14:textId="19834BD8" w:rsidR="003C4DD3" w:rsidRPr="00CE154F" w:rsidRDefault="00A84A1D" w:rsidP="003C4DD3">
      <w:pPr>
        <w:pStyle w:val="TAMainText"/>
      </w:pPr>
      <m:oMath>
        <m:sSub>
          <m:sSubPr>
            <m:ctrlPr>
              <w:rPr>
                <w:rFonts w:ascii="Cambria Math" w:hAnsi="Cambria Math"/>
                <w:i/>
              </w:rPr>
            </m:ctrlPr>
          </m:sSubPr>
          <m:e>
            <m:r>
              <w:rPr>
                <w:rFonts w:ascii="Cambria Math" w:hAnsi="Cambria Math"/>
              </w:rPr>
              <m:t>µ</m:t>
            </m:r>
          </m:e>
          <m:sub>
            <m:r>
              <w:rPr>
                <w:rFonts w:ascii="Cambria Math" w:hAnsi="Cambria Math"/>
              </w:rPr>
              <m:t>p</m:t>
            </m:r>
          </m:sub>
        </m:sSub>
        <m:r>
          <w:rPr>
            <w:rFonts w:ascii="Cambria Math" w:hAnsi="Cambria Math"/>
          </w:rPr>
          <m:t xml:space="preserve">= </m:t>
        </m:r>
        <m:r>
          <w:del w:id="883" w:author="Author" w:date="2021-02-02T12:48:00Z">
            <w:rPr>
              <w:rFonts w:ascii="Cambria Math" w:hAnsi="Cambria Math"/>
            </w:rPr>
            <m:t xml:space="preserve"> </m:t>
          </w:del>
        </m:r>
        <m:f>
          <m:fPr>
            <m:ctrlPr>
              <w:rPr>
                <w:rFonts w:ascii="Cambria Math" w:hAnsi="Cambria Math"/>
                <w:i/>
              </w:rPr>
            </m:ctrlPr>
          </m:fPr>
          <m:num>
            <m:r>
              <w:rPr>
                <w:rFonts w:ascii="Cambria Math" w:hAnsi="Cambria Math"/>
              </w:rPr>
              <m:t xml:space="preserve">2.898 × </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 xml:space="preserve"> +4.77 ×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0.76</m:t>
                </m:r>
              </m:sup>
            </m:sSubSup>
          </m:num>
          <m:den>
            <m:r>
              <w:rPr>
                <w:rFonts w:ascii="Cambria Math" w:hAnsi="Cambria Math"/>
              </w:rPr>
              <m:t xml:space="preserve">5.855 ×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0.76</m:t>
                </m:r>
              </m:sup>
            </m:sSubSup>
          </m:den>
        </m:f>
      </m:oMath>
      <w:r w:rsidR="003C4DD3" w:rsidRPr="00CE154F">
        <w:t xml:space="preserve"> </w:t>
      </w:r>
    </w:p>
    <w:p w14:paraId="5E531282" w14:textId="77777777" w:rsidR="003C4DD3" w:rsidRPr="00CE154F" w:rsidRDefault="003C4DD3" w:rsidP="003C4DD3">
      <w:pPr>
        <w:pStyle w:val="TAMainText"/>
      </w:pPr>
    </w:p>
    <w:tbl>
      <w:tblPr>
        <w:tblpPr w:vertAnchor="text" w:horzAnchor="margin" w:tblpY="424"/>
        <w:tblOverlap w:val="never"/>
        <w:tblW w:w="9964" w:type="dxa"/>
        <w:tblCellMar>
          <w:top w:w="18" w:type="dxa"/>
        </w:tblCellMar>
        <w:tblLook w:val="04A0" w:firstRow="1" w:lastRow="0" w:firstColumn="1" w:lastColumn="0" w:noHBand="0" w:noVBand="1"/>
      </w:tblPr>
      <w:tblGrid>
        <w:gridCol w:w="9964"/>
      </w:tblGrid>
      <w:tr w:rsidR="003C4DD3" w:rsidRPr="00CE154F" w14:paraId="314433E1" w14:textId="77777777" w:rsidTr="003C4DD3">
        <w:trPr>
          <w:trHeight w:val="6818"/>
        </w:trPr>
        <w:tc>
          <w:tcPr>
            <w:tcW w:w="9964" w:type="dxa"/>
            <w:tcBorders>
              <w:top w:val="nil"/>
              <w:left w:val="nil"/>
              <w:bottom w:val="nil"/>
              <w:right w:val="nil"/>
            </w:tcBorders>
          </w:tcPr>
          <w:p w14:paraId="33F9DD6B" w14:textId="77777777" w:rsidR="003C4DD3" w:rsidRPr="00CE154F" w:rsidRDefault="003C4DD3" w:rsidP="003C4DD3">
            <w:pPr>
              <w:pStyle w:val="TAMainText"/>
            </w:pPr>
          </w:p>
          <w:p w14:paraId="13B023B2" w14:textId="77777777" w:rsidR="003C4DD3" w:rsidRPr="00CE154F" w:rsidRDefault="003C4DD3" w:rsidP="003C4DD3">
            <w:pPr>
              <w:pStyle w:val="TAMainText"/>
            </w:pPr>
            <w:commentRangeStart w:id="884"/>
            <w:r w:rsidRPr="00CE154F">
              <w:rPr>
                <w:noProof/>
              </w:rPr>
              <w:drawing>
                <wp:inline distT="0" distB="0" distL="0" distR="0" wp14:anchorId="4FA5C04F" wp14:editId="24CF8718">
                  <wp:extent cx="5772912" cy="3514344"/>
                  <wp:effectExtent l="0" t="0" r="0" b="0"/>
                  <wp:docPr id="38529" name="Picture 38529"/>
                  <wp:cNvGraphicFramePr/>
                  <a:graphic xmlns:a="http://schemas.openxmlformats.org/drawingml/2006/main">
                    <a:graphicData uri="http://schemas.openxmlformats.org/drawingml/2006/picture">
                      <pic:pic xmlns:pic="http://schemas.openxmlformats.org/drawingml/2006/picture">
                        <pic:nvPicPr>
                          <pic:cNvPr id="38529" name="Picture 38529"/>
                          <pic:cNvPicPr/>
                        </pic:nvPicPr>
                        <pic:blipFill>
                          <a:blip r:embed="rId13"/>
                          <a:stretch>
                            <a:fillRect/>
                          </a:stretch>
                        </pic:blipFill>
                        <pic:spPr>
                          <a:xfrm>
                            <a:off x="0" y="0"/>
                            <a:ext cx="5772912" cy="3514344"/>
                          </a:xfrm>
                          <a:prstGeom prst="rect">
                            <a:avLst/>
                          </a:prstGeom>
                        </pic:spPr>
                      </pic:pic>
                    </a:graphicData>
                  </a:graphic>
                </wp:inline>
              </w:drawing>
            </w:r>
            <w:commentRangeEnd w:id="884"/>
            <w:r w:rsidR="003A7362" w:rsidRPr="00CE154F">
              <w:rPr>
                <w:rStyle w:val="CommentReference"/>
              </w:rPr>
              <w:commentReference w:id="884"/>
            </w:r>
          </w:p>
          <w:p w14:paraId="675624A0" w14:textId="77777777" w:rsidR="003C4DD3" w:rsidRPr="00CE154F" w:rsidRDefault="003C4DD3" w:rsidP="003C4DD3">
            <w:pPr>
              <w:pStyle w:val="TAMainText"/>
            </w:pPr>
            <w:r w:rsidRPr="00CE154F">
              <w:tab/>
              <w:t>(a) Fe</w:t>
            </w:r>
            <w:r w:rsidRPr="00CE154F">
              <w:tab/>
              <w:t xml:space="preserve">(b) </w:t>
            </w:r>
            <w:proofErr w:type="spellStart"/>
            <w:r w:rsidRPr="00CE154F">
              <w:t>Fe+Cu</w:t>
            </w:r>
            <w:proofErr w:type="spellEnd"/>
          </w:p>
          <w:p w14:paraId="6EC7FA78" w14:textId="2889240A" w:rsidR="003C4DD3" w:rsidRPr="00CE154F" w:rsidRDefault="003C4DD3">
            <w:pPr>
              <w:pStyle w:val="VAFigureCaption"/>
              <w:pPrChange w:id="885" w:author="Author" w:date="2021-01-29T11:04:00Z">
                <w:pPr>
                  <w:pStyle w:val="TAMainText"/>
                  <w:framePr w:wrap="around" w:vAnchor="text" w:hAnchor="margin" w:y="424"/>
                  <w:suppressOverlap/>
                </w:pPr>
              </w:pPrChange>
            </w:pPr>
            <w:r w:rsidRPr="00CE154F">
              <w:lastRenderedPageBreak/>
              <w:t xml:space="preserve">Figure 3: </w:t>
            </w:r>
            <w:del w:id="886" w:author="Author" w:date="2021-01-27T18:49:00Z">
              <w:r w:rsidRPr="00CE154F" w:rsidDel="00373A88">
                <w:delText xml:space="preserve">(a) </w:delText>
              </w:r>
            </w:del>
            <w:del w:id="887" w:author="Author" w:date="2021-01-27T18:48:00Z">
              <w:r w:rsidRPr="00CE154F" w:rsidDel="00373A88">
                <w:delText xml:space="preserve">Impact </w:delText>
              </w:r>
            </w:del>
            <w:ins w:id="888" w:author="Author" w:date="2021-01-27T18:48:00Z">
              <w:r w:rsidR="00373A88" w:rsidRPr="00CE154F">
                <w:t xml:space="preserve">Effect </w:t>
              </w:r>
            </w:ins>
            <w:r w:rsidRPr="00CE154F">
              <w:t xml:space="preserve">of </w:t>
            </w:r>
            <w:ins w:id="889" w:author="Author" w:date="2021-01-27T18:49:00Z">
              <w:r w:rsidR="00373A88" w:rsidRPr="00CE154F">
                <w:t xml:space="preserve">(a) </w:t>
              </w:r>
            </w:ins>
            <w:r w:rsidRPr="00CE154F">
              <w:t xml:space="preserve">Fe </w:t>
            </w:r>
            <w:del w:id="890" w:author="Author" w:date="2021-01-27T18:48:00Z">
              <w:r w:rsidRPr="00CE154F" w:rsidDel="00373A88">
                <w:delText xml:space="preserve">impurity </w:delText>
              </w:r>
            </w:del>
            <w:ins w:id="891" w:author="Author" w:date="2021-01-27T18:48:00Z">
              <w:r w:rsidR="00373A88" w:rsidRPr="00CE154F">
                <w:t xml:space="preserve">impurities and </w:t>
              </w:r>
            </w:ins>
            <w:ins w:id="892" w:author="Author" w:date="2021-01-27T18:49:00Z">
              <w:r w:rsidR="00373A88" w:rsidRPr="00CE154F">
                <w:t xml:space="preserve">(b) </w:t>
              </w:r>
            </w:ins>
            <w:del w:id="893" w:author="Author" w:date="2021-01-27T18:48:00Z">
              <w:r w:rsidRPr="00CE154F" w:rsidDel="00373A88">
                <w:delText xml:space="preserve">on cell properties. (b) Impact of </w:delText>
              </w:r>
            </w:del>
            <w:r w:rsidRPr="00CE154F">
              <w:t xml:space="preserve">Fe </w:t>
            </w:r>
            <w:ins w:id="894" w:author="Author" w:date="2021-01-27T18:48:00Z">
              <w:r w:rsidR="00373A88" w:rsidRPr="00CE154F">
                <w:t>and</w:t>
              </w:r>
            </w:ins>
            <w:del w:id="895" w:author="Author" w:date="2021-01-27T18:48:00Z">
              <w:r w:rsidRPr="00CE154F" w:rsidDel="00373A88">
                <w:delText>+</w:delText>
              </w:r>
            </w:del>
            <w:r w:rsidRPr="00CE154F">
              <w:t xml:space="preserve"> Cu </w:t>
            </w:r>
            <w:ins w:id="896" w:author="Author" w:date="2021-01-27T18:48:00Z">
              <w:r w:rsidR="00373A88" w:rsidRPr="00CE154F">
                <w:t xml:space="preserve">impurities </w:t>
              </w:r>
            </w:ins>
            <w:r w:rsidRPr="00CE154F">
              <w:t xml:space="preserve">on </w:t>
            </w:r>
            <w:ins w:id="897" w:author="Author" w:date="2021-01-27T18:49:00Z">
              <w:r w:rsidR="00373A88" w:rsidRPr="00CE154F">
                <w:t xml:space="preserve">the </w:t>
              </w:r>
            </w:ins>
            <w:r w:rsidRPr="00CE154F">
              <w:t>cell properties.</w:t>
            </w:r>
          </w:p>
          <w:p w14:paraId="08E0C076" w14:textId="77777777" w:rsidR="003C4DD3" w:rsidRPr="00CE154F" w:rsidRDefault="003C4DD3" w:rsidP="003C4DD3">
            <w:pPr>
              <w:pStyle w:val="TAMainText"/>
            </w:pPr>
          </w:p>
        </w:tc>
      </w:tr>
    </w:tbl>
    <w:p w14:paraId="2086FD61" w14:textId="356FECB3" w:rsidR="003C4DD3" w:rsidRPr="00CE154F" w:rsidRDefault="003C4DD3" w:rsidP="005D5F19">
      <w:pPr>
        <w:pStyle w:val="TAMainText"/>
      </w:pPr>
      <w:commentRangeStart w:id="898"/>
      <w:r w:rsidRPr="00CE154F">
        <w:lastRenderedPageBreak/>
        <w:t>Equation</w:t>
      </w:r>
      <w:del w:id="899" w:author="Author" w:date="2021-02-08T12:11:00Z">
        <w:r w:rsidRPr="00CE154F" w:rsidDel="005C7757">
          <w:delText>s</w:delText>
        </w:r>
      </w:del>
      <w:r w:rsidRPr="00CE154F">
        <w:t xml:space="preserve"> </w:t>
      </w:r>
      <w:commentRangeEnd w:id="898"/>
      <w:r w:rsidR="009A10FB" w:rsidRPr="00CE154F">
        <w:rPr>
          <w:rStyle w:val="CommentReference"/>
        </w:rPr>
        <w:commentReference w:id="898"/>
      </w:r>
      <w:r w:rsidRPr="00CE154F">
        <w:t>(1) reflect</w:t>
      </w:r>
      <w:ins w:id="900" w:author="Author" w:date="2021-02-08T12:11:00Z">
        <w:r w:rsidR="005C7757" w:rsidRPr="00CE154F">
          <w:t>s</w:t>
        </w:r>
      </w:ins>
      <w:r w:rsidRPr="00CE154F">
        <w:t xml:space="preserve"> the concentration of donor </w:t>
      </w:r>
      <w:ins w:id="901" w:author="Author" w:date="2021-01-27T18:49:00Z">
        <w:r w:rsidR="00D27DE5" w:rsidRPr="00CE154F">
          <w:t xml:space="preserve">and </w:t>
        </w:r>
      </w:ins>
      <w:del w:id="902" w:author="Author" w:date="2021-01-27T18:49:00Z">
        <w:r w:rsidRPr="00CE154F" w:rsidDel="00D27DE5">
          <w:delText xml:space="preserve">or </w:delText>
        </w:r>
      </w:del>
      <w:r w:rsidRPr="00CE154F">
        <w:t xml:space="preserve">acceptor impurities at room temperature. </w:t>
      </w:r>
      <w:ins w:id="903" w:author="Author" w:date="2021-01-27T18:50:00Z">
        <w:r w:rsidR="00D27DE5" w:rsidRPr="00CE154F">
          <w:t xml:space="preserve">To simulate the compensation effect </w:t>
        </w:r>
      </w:ins>
      <w:ins w:id="904" w:author="Author" w:date="2021-01-27T18:51:00Z">
        <w:r w:rsidR="00D27DE5" w:rsidRPr="00CE154F">
          <w:t xml:space="preserve">on the cell properties more </w:t>
        </w:r>
      </w:ins>
      <w:del w:id="905" w:author="Author" w:date="2021-01-27T18:51:00Z">
        <w:r w:rsidRPr="00CE154F" w:rsidDel="00D27DE5">
          <w:delText xml:space="preserve">For a more </w:delText>
        </w:r>
      </w:del>
      <w:r w:rsidRPr="00CE154F">
        <w:t>accurate</w:t>
      </w:r>
      <w:ins w:id="906" w:author="Author" w:date="2021-01-27T18:51:00Z">
        <w:r w:rsidR="00AF5418" w:rsidRPr="00CE154F">
          <w:t>ly,</w:t>
        </w:r>
      </w:ins>
      <w:r w:rsidRPr="00CE154F">
        <w:t xml:space="preserve"> </w:t>
      </w:r>
      <w:del w:id="907" w:author="Author" w:date="2021-01-27T18:51:00Z">
        <w:r w:rsidRPr="00CE154F" w:rsidDel="00AF5418">
          <w:delText xml:space="preserve">simulation of the compensation influence on cell properties, </w:delText>
        </w:r>
      </w:del>
      <w:r w:rsidRPr="00CE154F">
        <w:t>the difference</w:t>
      </w:r>
      <w:del w:id="908" w:author="Author" w:date="2021-01-27T18:51:00Z">
        <w:r w:rsidRPr="00CE154F" w:rsidDel="00AF5418">
          <w:delText>s</w:delText>
        </w:r>
      </w:del>
      <w:r w:rsidRPr="00CE154F">
        <w:t xml:space="preserve"> between </w:t>
      </w:r>
      <w:r w:rsidRPr="00CE154F">
        <w:rPr>
          <w:rFonts w:ascii="Cambria Math" w:hAnsi="Cambria Math" w:cs="Cambria Math"/>
        </w:rPr>
        <w:t>𝑁</w:t>
      </w:r>
      <w:r w:rsidRPr="00CE154F">
        <w:rPr>
          <w:rFonts w:ascii="Cambria Math" w:hAnsi="Cambria Math" w:cs="Cambria Math"/>
          <w:vertAlign w:val="subscript"/>
        </w:rPr>
        <w:t>𝐷</w:t>
      </w:r>
      <w:r w:rsidRPr="00CE154F">
        <w:rPr>
          <w:vertAlign w:val="subscript"/>
        </w:rPr>
        <w:t xml:space="preserve"> </w:t>
      </w:r>
      <w:r w:rsidRPr="00CE154F">
        <w:t xml:space="preserve">and </w:t>
      </w:r>
      <w:r w:rsidRPr="00CE154F">
        <w:rPr>
          <w:rFonts w:ascii="Cambria Math" w:hAnsi="Cambria Math" w:cs="Cambria Math"/>
        </w:rPr>
        <w:t>𝑁</w:t>
      </w:r>
      <w:r w:rsidRPr="00CE154F">
        <w:rPr>
          <w:rFonts w:ascii="Cambria Math" w:hAnsi="Cambria Math" w:cs="Cambria Math"/>
          <w:vertAlign w:val="subscript"/>
        </w:rPr>
        <w:t>𝐴</w:t>
      </w:r>
      <w:r w:rsidRPr="00CE154F">
        <w:rPr>
          <w:vertAlign w:val="subscript"/>
        </w:rPr>
        <w:t xml:space="preserve"> </w:t>
      </w:r>
      <w:del w:id="909" w:author="Author" w:date="2021-01-27T18:51:00Z">
        <w:r w:rsidRPr="00CE154F" w:rsidDel="00AF5418">
          <w:delText xml:space="preserve">are </w:delText>
        </w:r>
      </w:del>
      <w:ins w:id="910" w:author="Author" w:date="2021-01-27T18:51:00Z">
        <w:r w:rsidR="00AF5418" w:rsidRPr="00CE154F">
          <w:t>w</w:t>
        </w:r>
      </w:ins>
      <w:ins w:id="911" w:author="Author" w:date="2021-02-08T12:11:00Z">
        <w:r w:rsidR="00013EC0" w:rsidRPr="00CE154F">
          <w:t>as</w:t>
        </w:r>
      </w:ins>
      <w:ins w:id="912" w:author="Author" w:date="2021-01-27T18:51:00Z">
        <w:r w:rsidR="00AF5418" w:rsidRPr="00CE154F">
          <w:t xml:space="preserve"> </w:t>
        </w:r>
      </w:ins>
      <w:r w:rsidRPr="00CE154F">
        <w:t xml:space="preserve">calculated and </w:t>
      </w:r>
      <w:del w:id="913" w:author="Author" w:date="2021-01-27T18:52:00Z">
        <w:r w:rsidRPr="00CE154F" w:rsidDel="00AF5418">
          <w:delText xml:space="preserve">set </w:delText>
        </w:r>
      </w:del>
      <w:ins w:id="914" w:author="Author" w:date="2021-01-27T18:52:00Z">
        <w:r w:rsidR="00AF5418" w:rsidRPr="00CE154F">
          <w:t xml:space="preserve">found </w:t>
        </w:r>
      </w:ins>
      <w:r w:rsidRPr="00CE154F">
        <w:t>to be 2.03 × 10</w:t>
      </w:r>
      <w:r w:rsidRPr="00CE154F">
        <w:rPr>
          <w:vertAlign w:val="superscript"/>
        </w:rPr>
        <w:t xml:space="preserve">15 </w:t>
      </w:r>
      <w:r w:rsidRPr="00CE154F">
        <w:t>cm</w:t>
      </w:r>
      <w:r w:rsidRPr="00CE154F">
        <w:rPr>
          <w:vertAlign w:val="superscript"/>
        </w:rPr>
        <w:t>−3</w:t>
      </w:r>
      <w:r w:rsidRPr="00CE154F">
        <w:t>. The acceptor concentration</w:t>
      </w:r>
      <w:ins w:id="915" w:author="Author" w:date="2021-01-27T18:52:00Z">
        <w:r w:rsidR="00AF5418" w:rsidRPr="00CE154F">
          <w:t>,</w:t>
        </w:r>
      </w:ins>
      <w:r w:rsidRPr="00CE154F">
        <w:t xml:space="preserve"> </w:t>
      </w:r>
      <w:r w:rsidRPr="00CE154F">
        <w:rPr>
          <w:rFonts w:ascii="Cambria Math" w:hAnsi="Cambria Math" w:cs="Cambria Math"/>
        </w:rPr>
        <w:t>𝑁</w:t>
      </w:r>
      <w:r w:rsidRPr="00CE154F">
        <w:rPr>
          <w:rFonts w:ascii="Cambria Math" w:hAnsi="Cambria Math" w:cs="Cambria Math"/>
          <w:vertAlign w:val="subscript"/>
        </w:rPr>
        <w:t>𝐴</w:t>
      </w:r>
      <w:ins w:id="916" w:author="Author" w:date="2021-01-27T18:52:00Z">
        <w:r w:rsidR="00AF5418" w:rsidRPr="00CE154F">
          <w:rPr>
            <w:rFonts w:ascii="Cambria Math" w:hAnsi="Cambria Math" w:cs="Cambria Math"/>
            <w:rPrChange w:id="917" w:author="Author" w:date="2021-01-27T18:52:00Z">
              <w:rPr>
                <w:rFonts w:ascii="Cambria Math" w:hAnsi="Cambria Math" w:cs="Cambria Math"/>
                <w:vertAlign w:val="subscript"/>
              </w:rPr>
            </w:rPrChange>
          </w:rPr>
          <w:t>,</w:t>
        </w:r>
      </w:ins>
      <w:r w:rsidRPr="00CE154F">
        <w:rPr>
          <w:vertAlign w:val="subscript"/>
        </w:rPr>
        <w:t xml:space="preserve"> </w:t>
      </w:r>
      <w:r w:rsidRPr="00CE154F">
        <w:t xml:space="preserve">varies </w:t>
      </w:r>
      <w:del w:id="918" w:author="Author" w:date="2021-01-27T18:52:00Z">
        <w:r w:rsidRPr="00CE154F" w:rsidDel="00AF5418">
          <w:delText xml:space="preserve">within </w:delText>
        </w:r>
      </w:del>
      <w:ins w:id="919" w:author="Author" w:date="2021-01-27T18:52:00Z">
        <w:r w:rsidR="00AF5418" w:rsidRPr="00CE154F">
          <w:t xml:space="preserve">from </w:t>
        </w:r>
      </w:ins>
      <w:r w:rsidRPr="00CE154F">
        <w:t xml:space="preserve">1 × 10 </w:t>
      </w:r>
      <w:del w:id="920" w:author="Author" w:date="2021-01-27T18:52:00Z">
        <w:r w:rsidRPr="00CE154F" w:rsidDel="00AF5418">
          <w:delText xml:space="preserve">cm </w:delText>
        </w:r>
        <w:r w:rsidRPr="00CE154F" w:rsidDel="00AF5418">
          <w:rPr>
            <w:rFonts w:ascii="Cambria Math" w:hAnsi="Cambria Math" w:cs="Cambria Math"/>
          </w:rPr>
          <w:delText>∼</w:delText>
        </w:r>
      </w:del>
      <w:ins w:id="921" w:author="Author" w:date="2021-01-27T18:52:00Z">
        <w:r w:rsidR="00AF5418" w:rsidRPr="00CE154F">
          <w:t xml:space="preserve">to </w:t>
        </w:r>
      </w:ins>
      <w:r w:rsidRPr="00CE154F">
        <w:t>2 × 10 cm</w:t>
      </w:r>
      <w:del w:id="922" w:author="Author" w:date="2021-01-27T18:52:00Z">
        <w:r w:rsidRPr="00CE154F" w:rsidDel="00AF5418">
          <w:delText xml:space="preserve"> </w:delText>
        </w:r>
      </w:del>
      <w:r w:rsidRPr="00CE154F">
        <w:t>.</w:t>
      </w:r>
      <w:del w:id="923" w:author="Author" w:date="2021-01-31T23:44:00Z">
        <w:r w:rsidRPr="00CE154F" w:rsidDel="001D0ECC">
          <w:delText xml:space="preserve"> </w:delText>
        </w:r>
      </w:del>
      <w:r w:rsidR="005D5F19" w:rsidRPr="00CE154F">
        <w:t xml:space="preserve"> </w:t>
      </w:r>
      <w:r w:rsidR="005D5F19" w:rsidRPr="00CE154F">
        <w:rPr>
          <w:rFonts w:ascii="Cambria Math" w:hAnsi="Cambria Math" w:cs="Cambria Math"/>
        </w:rPr>
        <w:t>𝑁</w:t>
      </w:r>
      <w:r w:rsidR="005D5F19" w:rsidRPr="00CE154F">
        <w:rPr>
          <w:rFonts w:ascii="Cambria Math" w:hAnsi="Cambria Math" w:cs="Cambria Math"/>
          <w:vertAlign w:val="subscript"/>
        </w:rPr>
        <w:t>𝐴</w:t>
      </w:r>
      <w:r w:rsidR="005D5F19" w:rsidRPr="00CE154F">
        <w:rPr>
          <w:vertAlign w:val="subscript"/>
        </w:rPr>
        <w:t xml:space="preserve"> </w:t>
      </w:r>
      <w:r w:rsidR="005D5F19" w:rsidRPr="00CE154F">
        <w:t>for metallurgical Si</w:t>
      </w:r>
      <w:ins w:id="924" w:author="Author" w:date="2021-01-27T18:59:00Z">
        <w:r w:rsidR="005D5F19" w:rsidRPr="00CE154F">
          <w:t>, as</w:t>
        </w:r>
      </w:ins>
      <w:r w:rsidR="005D5F19" w:rsidRPr="00CE154F">
        <w:t xml:space="preserve"> </w:t>
      </w:r>
      <w:ins w:id="925" w:author="Author" w:date="2021-01-27T18:58:00Z">
        <w:r w:rsidR="005D5F19" w:rsidRPr="00CE154F">
          <w:t xml:space="preserve">measured by </w:t>
        </w:r>
        <w:proofErr w:type="spellStart"/>
        <w:r w:rsidR="005D5F19" w:rsidRPr="00CE154F">
          <w:t>GDMS</w:t>
        </w:r>
      </w:ins>
      <w:proofErr w:type="spellEnd"/>
      <w:ins w:id="926" w:author="Author" w:date="2021-01-27T18:59:00Z">
        <w:r w:rsidR="005D5F19" w:rsidRPr="00CE154F">
          <w:t>,</w:t>
        </w:r>
      </w:ins>
      <w:ins w:id="927" w:author="Author" w:date="2021-01-27T18:58:00Z">
        <w:r w:rsidR="005D5F19" w:rsidRPr="00CE154F" w:rsidDel="00984799">
          <w:t xml:space="preserve"> </w:t>
        </w:r>
      </w:ins>
      <w:del w:id="928" w:author="Author" w:date="2021-01-27T18:57:00Z">
        <w:r w:rsidR="005D5F19" w:rsidRPr="00CE154F" w:rsidDel="00984799">
          <w:delText xml:space="preserve">is </w:delText>
        </w:r>
      </w:del>
      <w:ins w:id="929" w:author="Author" w:date="2021-01-27T18:57:00Z">
        <w:r w:rsidR="005D5F19" w:rsidRPr="00CE154F">
          <w:t xml:space="preserve">was </w:t>
        </w:r>
      </w:ins>
      <w:ins w:id="930" w:author="Author" w:date="2021-02-08T12:19:00Z">
        <w:r w:rsidR="00173DDE" w:rsidRPr="00CE154F">
          <w:t xml:space="preserve">found to be </w:t>
        </w:r>
      </w:ins>
      <w:r w:rsidR="005D5F19" w:rsidRPr="00CE154F">
        <w:t>1.368 × 10</w:t>
      </w:r>
      <w:r w:rsidR="005D5F19" w:rsidRPr="00CE154F">
        <w:rPr>
          <w:vertAlign w:val="superscript"/>
        </w:rPr>
        <w:t xml:space="preserve">15 </w:t>
      </w:r>
      <w:r w:rsidR="005D5F19" w:rsidRPr="00CE154F">
        <w:t>cm</w:t>
      </w:r>
      <w:r w:rsidR="005D5F19" w:rsidRPr="00CE154F">
        <w:rPr>
          <w:vertAlign w:val="superscript"/>
        </w:rPr>
        <w:t>−3</w:t>
      </w:r>
      <w:del w:id="931" w:author="Author" w:date="2021-01-27T18:58:00Z">
        <w:r w:rsidR="005D5F19" w:rsidRPr="00CE154F" w:rsidDel="00984799">
          <w:delText>by GDMS</w:delText>
        </w:r>
      </w:del>
      <w:r w:rsidR="005D5F19" w:rsidRPr="00CE154F">
        <w:t xml:space="preserve">. </w:t>
      </w:r>
      <w:r w:rsidRPr="00CE154F">
        <w:t xml:space="preserve">Electron mobility and hole mobility </w:t>
      </w:r>
      <w:del w:id="932" w:author="Author" w:date="2021-01-27T18:55:00Z">
        <w:r w:rsidRPr="00CE154F" w:rsidDel="00984799">
          <w:delText xml:space="preserve">are </w:delText>
        </w:r>
      </w:del>
      <w:ins w:id="933" w:author="Author" w:date="2021-01-27T18:55:00Z">
        <w:r w:rsidR="00984799" w:rsidRPr="00CE154F">
          <w:t xml:space="preserve">were </w:t>
        </w:r>
      </w:ins>
      <w:r w:rsidRPr="00CE154F">
        <w:t xml:space="preserve">calculated </w:t>
      </w:r>
      <w:del w:id="934" w:author="Author" w:date="2021-01-27T18:55:00Z">
        <w:r w:rsidRPr="00CE154F" w:rsidDel="00984799">
          <w:delText xml:space="preserve">with </w:delText>
        </w:r>
      </w:del>
      <w:ins w:id="935" w:author="Author" w:date="2021-01-27T18:55:00Z">
        <w:r w:rsidR="00984799" w:rsidRPr="00CE154F">
          <w:t>using the</w:t>
        </w:r>
      </w:ins>
      <w:ins w:id="936" w:author="Author" w:date="2021-01-27T18:56:00Z">
        <w:r w:rsidR="00984799" w:rsidRPr="00CE154F">
          <w:t xml:space="preserve"> </w:t>
        </w:r>
      </w:ins>
      <w:r w:rsidRPr="00CE154F">
        <w:t>MATLAB software and input</w:t>
      </w:r>
      <w:ins w:id="937" w:author="Author" w:date="2021-01-27T18:56:00Z">
        <w:r w:rsidR="00984799" w:rsidRPr="00CE154F">
          <w:t>ted</w:t>
        </w:r>
      </w:ins>
      <w:r w:rsidRPr="00CE154F">
        <w:t xml:space="preserve"> into </w:t>
      </w:r>
      <w:ins w:id="938" w:author="Author" w:date="2021-02-08T12:11:00Z">
        <w:r w:rsidR="00382383" w:rsidRPr="00CE154F">
          <w:t xml:space="preserve">the </w:t>
        </w:r>
      </w:ins>
      <w:proofErr w:type="spellStart"/>
      <w:r w:rsidRPr="00CE154F">
        <w:t>AFORS</w:t>
      </w:r>
      <w:proofErr w:type="spellEnd"/>
      <w:r w:rsidRPr="00CE154F">
        <w:t xml:space="preserve">-HET </w:t>
      </w:r>
      <w:ins w:id="939" w:author="Author" w:date="2021-02-08T12:12:00Z">
        <w:r w:rsidR="00382383" w:rsidRPr="00CE154F">
          <w:t xml:space="preserve">software </w:t>
        </w:r>
      </w:ins>
      <w:r w:rsidRPr="00CE154F">
        <w:t>for simulation. The simulated results are shown in Figure 4</w:t>
      </w:r>
      <w:ins w:id="940" w:author="Author" w:date="2021-01-29T10:54:00Z">
        <w:r w:rsidR="00554C81" w:rsidRPr="00CE154F">
          <w:t xml:space="preserve">, and it is evident that </w:t>
        </w:r>
      </w:ins>
      <w:del w:id="941" w:author="Author" w:date="2021-01-29T10:54:00Z">
        <w:r w:rsidRPr="00CE154F" w:rsidDel="00554C81">
          <w:delText>.</w:delText>
        </w:r>
      </w:del>
      <w:ins w:id="942" w:author="Author" w:date="2021-01-29T10:54:00Z">
        <w:r w:rsidR="00554C81" w:rsidRPr="00CE154F">
          <w:t xml:space="preserve">the </w:t>
        </w:r>
      </w:ins>
      <w:del w:id="943" w:author="Author" w:date="2021-01-29T10:54:00Z">
        <w:r w:rsidRPr="00CE154F" w:rsidDel="00554C81">
          <w:delText xml:space="preserve"> </w:delText>
        </w:r>
      </w:del>
      <w:del w:id="944" w:author="Author" w:date="2021-01-27T18:56:00Z">
        <w:r w:rsidRPr="00CE154F" w:rsidDel="00984799">
          <w:delText xml:space="preserve">It can be seen from Figure 4 that the </w:delText>
        </w:r>
      </w:del>
      <w:r w:rsidRPr="00CE154F">
        <w:t xml:space="preserve">influence of compensation on </w:t>
      </w:r>
      <w:ins w:id="945" w:author="Author" w:date="2021-01-27T18:56:00Z">
        <w:r w:rsidR="00984799" w:rsidRPr="00CE154F">
          <w:t xml:space="preserve">the </w:t>
        </w:r>
      </w:ins>
      <w:r w:rsidRPr="00CE154F">
        <w:t xml:space="preserve">cell properties </w:t>
      </w:r>
      <w:del w:id="946" w:author="Author" w:date="2021-01-27T18:56:00Z">
        <w:r w:rsidRPr="00CE154F" w:rsidDel="00984799">
          <w:delText xml:space="preserve">is </w:delText>
        </w:r>
      </w:del>
      <w:ins w:id="947" w:author="Author" w:date="2021-01-27T18:56:00Z">
        <w:r w:rsidR="00984799" w:rsidRPr="00CE154F">
          <w:t xml:space="preserve">was </w:t>
        </w:r>
      </w:ins>
      <w:r w:rsidRPr="00CE154F">
        <w:t>minor.</w:t>
      </w:r>
      <w:ins w:id="948" w:author="Author" w:date="2021-01-27T18:57:00Z">
        <w:r w:rsidR="00984799" w:rsidRPr="00CE154F">
          <w:t xml:space="preserve"> </w:t>
        </w:r>
      </w:ins>
      <w:ins w:id="949" w:author="Author" w:date="2021-01-29T10:55:00Z">
        <w:r w:rsidR="00F00C0C" w:rsidRPr="00CE154F">
          <w:t>Nonetheless</w:t>
        </w:r>
      </w:ins>
      <w:ins w:id="950" w:author="Author" w:date="2021-01-27T18:57:00Z">
        <w:r w:rsidR="00984799" w:rsidRPr="00CE154F">
          <w:t>,</w:t>
        </w:r>
      </w:ins>
      <w:r w:rsidRPr="00CE154F">
        <w:t xml:space="preserve"> </w:t>
      </w:r>
      <w:del w:id="951" w:author="Author" w:date="2021-01-27T18:57:00Z">
        <w:r w:rsidRPr="00CE154F" w:rsidDel="00984799">
          <w:delText xml:space="preserve">The more </w:delText>
        </w:r>
      </w:del>
      <w:ins w:id="952" w:author="Author" w:date="2021-01-27T18:57:00Z">
        <w:r w:rsidR="00984799" w:rsidRPr="00CE154F">
          <w:t xml:space="preserve">higher </w:t>
        </w:r>
      </w:ins>
      <w:r w:rsidRPr="00CE154F">
        <w:t>the compensation</w:t>
      </w:r>
      <w:del w:id="953" w:author="Author" w:date="2021-01-27T18:57:00Z">
        <w:r w:rsidRPr="00CE154F" w:rsidDel="00984799">
          <w:delText xml:space="preserve"> is</w:delText>
        </w:r>
      </w:del>
      <w:r w:rsidRPr="00CE154F">
        <w:t xml:space="preserve">, </w:t>
      </w:r>
      <w:del w:id="954" w:author="Author" w:date="2021-01-27T18:57:00Z">
        <w:r w:rsidRPr="00CE154F" w:rsidDel="00984799">
          <w:delText>the worse</w:delText>
        </w:r>
      </w:del>
      <w:ins w:id="955" w:author="Author" w:date="2021-01-27T18:57:00Z">
        <w:r w:rsidR="00984799" w:rsidRPr="00CE154F">
          <w:t>poorer</w:t>
        </w:r>
      </w:ins>
      <w:r w:rsidRPr="00CE154F">
        <w:t xml:space="preserve"> </w:t>
      </w:r>
      <w:ins w:id="956" w:author="Author" w:date="2021-01-29T10:55:00Z">
        <w:r w:rsidR="00AA032A" w:rsidRPr="00CE154F">
          <w:t>were</w:t>
        </w:r>
      </w:ins>
      <w:ins w:id="957" w:author="Author" w:date="2021-01-27T18:57:00Z">
        <w:r w:rsidR="00984799" w:rsidRPr="00CE154F">
          <w:t xml:space="preserve"> </w:t>
        </w:r>
      </w:ins>
      <w:r w:rsidRPr="00CE154F">
        <w:t>the cell properties</w:t>
      </w:r>
      <w:del w:id="958" w:author="Author" w:date="2021-01-27T18:57:00Z">
        <w:r w:rsidRPr="00CE154F" w:rsidDel="00984799">
          <w:delText xml:space="preserve"> are</w:delText>
        </w:r>
      </w:del>
      <w:r w:rsidRPr="00CE154F">
        <w:t xml:space="preserve">. </w:t>
      </w:r>
      <w:commentRangeStart w:id="959"/>
      <w:del w:id="960" w:author="Author" w:date="2021-01-27T18:59:00Z">
        <w:r w:rsidRPr="00CE154F" w:rsidDel="00653E3D">
          <w:delText xml:space="preserve">The </w:delText>
        </w:r>
      </w:del>
      <w:del w:id="961" w:author="Author" w:date="2021-01-27T18:57:00Z">
        <w:r w:rsidRPr="00CE154F" w:rsidDel="00984799">
          <w:delText xml:space="preserve">measured </w:delText>
        </w:r>
      </w:del>
      <w:del w:id="962" w:author="Author" w:date="2021-01-29T10:56:00Z">
        <w:r w:rsidRPr="00CE154F" w:rsidDel="005D5F19">
          <w:rPr>
            <w:rFonts w:ascii="Cambria Math" w:hAnsi="Cambria Math" w:cs="Cambria Math"/>
          </w:rPr>
          <w:delText>𝑁</w:delText>
        </w:r>
        <w:r w:rsidRPr="00CE154F" w:rsidDel="005D5F19">
          <w:rPr>
            <w:rFonts w:ascii="Cambria Math" w:hAnsi="Cambria Math" w:cs="Cambria Math"/>
            <w:vertAlign w:val="subscript"/>
          </w:rPr>
          <w:delText>𝐴</w:delText>
        </w:r>
        <w:r w:rsidRPr="00CE154F" w:rsidDel="005D5F19">
          <w:rPr>
            <w:vertAlign w:val="subscript"/>
          </w:rPr>
          <w:delText xml:space="preserve"> </w:delText>
        </w:r>
        <w:r w:rsidRPr="00CE154F" w:rsidDel="005D5F19">
          <w:delText xml:space="preserve">for metallurgical Si </w:delText>
        </w:r>
      </w:del>
      <w:del w:id="963" w:author="Author" w:date="2021-01-27T18:57:00Z">
        <w:r w:rsidRPr="00CE154F" w:rsidDel="00984799">
          <w:delText xml:space="preserve">is </w:delText>
        </w:r>
      </w:del>
      <w:del w:id="964" w:author="Author" w:date="2021-01-29T10:56:00Z">
        <w:r w:rsidRPr="00CE154F" w:rsidDel="005D5F19">
          <w:delText>1.368 × 10</w:delText>
        </w:r>
        <w:r w:rsidRPr="00CE154F" w:rsidDel="005D5F19">
          <w:rPr>
            <w:vertAlign w:val="superscript"/>
          </w:rPr>
          <w:delText xml:space="preserve">15 </w:delText>
        </w:r>
        <w:r w:rsidRPr="00CE154F" w:rsidDel="005D5F19">
          <w:delText>cm</w:delText>
        </w:r>
        <w:r w:rsidRPr="00CE154F" w:rsidDel="005D5F19">
          <w:rPr>
            <w:vertAlign w:val="superscript"/>
          </w:rPr>
          <w:delText xml:space="preserve">−3 </w:delText>
        </w:r>
      </w:del>
      <w:del w:id="965" w:author="Author" w:date="2021-01-27T18:58:00Z">
        <w:r w:rsidRPr="00CE154F" w:rsidDel="00984799">
          <w:delText>by GDMS</w:delText>
        </w:r>
      </w:del>
      <w:del w:id="966" w:author="Author" w:date="2021-01-29T10:56:00Z">
        <w:r w:rsidRPr="00CE154F" w:rsidDel="005D5F19">
          <w:delText>.</w:delText>
        </w:r>
      </w:del>
      <w:commentRangeEnd w:id="959"/>
      <w:r w:rsidR="005D5F19" w:rsidRPr="00CE154F">
        <w:rPr>
          <w:rStyle w:val="CommentReference"/>
        </w:rPr>
        <w:commentReference w:id="959"/>
      </w:r>
    </w:p>
    <w:p w14:paraId="75B34661" w14:textId="77777777" w:rsidR="003C4DD3" w:rsidRPr="00CE154F" w:rsidRDefault="003C4DD3" w:rsidP="003C4DD3">
      <w:pPr>
        <w:pStyle w:val="TAMainText"/>
      </w:pPr>
    </w:p>
    <w:p w14:paraId="2DA584AE" w14:textId="77777777" w:rsidR="004402C0" w:rsidRPr="00CE154F" w:rsidRDefault="003C4DD3" w:rsidP="003C4DD3">
      <w:pPr>
        <w:pStyle w:val="TAMainText"/>
        <w:rPr>
          <w:ins w:id="967" w:author="Author" w:date="2021-01-27T18:59:00Z"/>
          <w:i/>
        </w:rPr>
      </w:pPr>
      <w:del w:id="968" w:author="Author" w:date="2021-01-27T18:59:00Z">
        <w:r w:rsidRPr="00CE154F" w:rsidDel="004402C0">
          <w:rPr>
            <w:i/>
          </w:rPr>
          <w:delText xml:space="preserve">4.3. </w:delText>
        </w:r>
      </w:del>
      <w:r w:rsidRPr="00CE154F">
        <w:rPr>
          <w:i/>
        </w:rPr>
        <w:t xml:space="preserve">Comparison of </w:t>
      </w:r>
      <w:del w:id="969" w:author="Author" w:date="2021-01-27T18:59:00Z">
        <w:r w:rsidRPr="00CE154F" w:rsidDel="004402C0">
          <w:rPr>
            <w:i/>
          </w:rPr>
          <w:delText xml:space="preserve">Simulated </w:delText>
        </w:r>
      </w:del>
      <w:ins w:id="970" w:author="Author" w:date="2021-01-27T18:59:00Z">
        <w:r w:rsidR="004402C0" w:rsidRPr="00CE154F">
          <w:rPr>
            <w:i/>
          </w:rPr>
          <w:t xml:space="preserve">simulated </w:t>
        </w:r>
      </w:ins>
      <w:r w:rsidRPr="00CE154F">
        <w:rPr>
          <w:i/>
        </w:rPr>
        <w:t xml:space="preserve">and </w:t>
      </w:r>
      <w:del w:id="971" w:author="Author" w:date="2021-01-27T18:59:00Z">
        <w:r w:rsidRPr="00CE154F" w:rsidDel="004402C0">
          <w:rPr>
            <w:i/>
          </w:rPr>
          <w:delText xml:space="preserve">Measured </w:delText>
        </w:r>
      </w:del>
      <w:ins w:id="972" w:author="Author" w:date="2021-01-27T18:59:00Z">
        <w:r w:rsidR="004402C0" w:rsidRPr="00CE154F">
          <w:rPr>
            <w:i/>
          </w:rPr>
          <w:t xml:space="preserve">measured </w:t>
        </w:r>
      </w:ins>
      <w:del w:id="973" w:author="Author" w:date="2021-01-27T18:59:00Z">
        <w:r w:rsidRPr="00CE154F" w:rsidDel="004402C0">
          <w:rPr>
            <w:i/>
          </w:rPr>
          <w:delText xml:space="preserve">Solar </w:delText>
        </w:r>
      </w:del>
      <w:ins w:id="974" w:author="Author" w:date="2021-01-27T18:59:00Z">
        <w:r w:rsidR="004402C0" w:rsidRPr="00CE154F">
          <w:rPr>
            <w:i/>
          </w:rPr>
          <w:t xml:space="preserve">solar </w:t>
        </w:r>
      </w:ins>
      <w:del w:id="975" w:author="Author" w:date="2021-01-27T18:59:00Z">
        <w:r w:rsidRPr="00CE154F" w:rsidDel="004402C0">
          <w:rPr>
            <w:i/>
          </w:rPr>
          <w:delText xml:space="preserve">Cell </w:delText>
        </w:r>
      </w:del>
      <w:ins w:id="976" w:author="Author" w:date="2021-01-27T18:59:00Z">
        <w:r w:rsidR="004402C0" w:rsidRPr="00CE154F">
          <w:rPr>
            <w:i/>
          </w:rPr>
          <w:t xml:space="preserve">cell </w:t>
        </w:r>
      </w:ins>
      <w:del w:id="977" w:author="Author" w:date="2021-01-27T18:59:00Z">
        <w:r w:rsidRPr="00CE154F" w:rsidDel="004402C0">
          <w:rPr>
            <w:i/>
          </w:rPr>
          <w:delText>Properties</w:delText>
        </w:r>
      </w:del>
      <w:ins w:id="978" w:author="Author" w:date="2021-01-27T18:59:00Z">
        <w:r w:rsidR="004402C0" w:rsidRPr="00CE154F">
          <w:rPr>
            <w:i/>
          </w:rPr>
          <w:t>properties</w:t>
        </w:r>
      </w:ins>
    </w:p>
    <w:p w14:paraId="799FF6C3" w14:textId="4231E905" w:rsidR="003C4DD3" w:rsidRPr="00CE154F" w:rsidRDefault="003C4DD3" w:rsidP="003C4DD3">
      <w:pPr>
        <w:pStyle w:val="TAMainText"/>
      </w:pPr>
      <w:del w:id="979" w:author="Author" w:date="2021-01-27T18:59:00Z">
        <w:r w:rsidRPr="00CE154F" w:rsidDel="004402C0">
          <w:rPr>
            <w:i/>
          </w:rPr>
          <w:lastRenderedPageBreak/>
          <w:delText>.</w:delText>
        </w:r>
      </w:del>
      <w:r w:rsidRPr="00CE154F">
        <w:rPr>
          <w:i/>
        </w:rPr>
        <w:t xml:space="preserve"> </w:t>
      </w:r>
      <w:r w:rsidRPr="00CE154F">
        <w:t xml:space="preserve">In this work, </w:t>
      </w:r>
      <w:del w:id="980" w:author="Author" w:date="2021-01-27T18:59:00Z">
        <w:r w:rsidRPr="00CE154F" w:rsidDel="00D65BA3">
          <w:delText xml:space="preserve">the </w:delText>
        </w:r>
      </w:del>
      <w:ins w:id="981" w:author="Author" w:date="2021-01-29T10:58:00Z">
        <w:r w:rsidR="00CC3043" w:rsidRPr="00CE154F">
          <w:t xml:space="preserve">156 mm × 156 mm </w:t>
        </w:r>
      </w:ins>
      <w:r w:rsidRPr="00CE154F">
        <w:t xml:space="preserve">metallurgical Si wafers were used to fabricate </w:t>
      </w:r>
      <w:del w:id="982" w:author="Author" w:date="2021-01-29T10:58:00Z">
        <w:r w:rsidRPr="00CE154F" w:rsidDel="00CC3043">
          <w:delText xml:space="preserve">156 mm × 156 mm </w:delText>
        </w:r>
      </w:del>
      <w:r w:rsidRPr="00CE154F">
        <w:t xml:space="preserve">HIT solar cells in a pilot line at </w:t>
      </w:r>
      <w:ins w:id="983" w:author="Author" w:date="2021-01-27T19:00:00Z">
        <w:r w:rsidR="00D65BA3" w:rsidRPr="00CE154F">
          <w:t xml:space="preserve">the </w:t>
        </w:r>
      </w:ins>
      <w:r w:rsidRPr="00CE154F">
        <w:t xml:space="preserve">Shanghai Institute of Micro-System and Information Technology, Chinese Academy of Sciences. </w:t>
      </w:r>
      <w:ins w:id="984" w:author="Author" w:date="2021-01-27T19:01:00Z">
        <w:r w:rsidR="00D65BA3" w:rsidRPr="00CE154F">
          <w:t xml:space="preserve">For comparison, </w:t>
        </w:r>
      </w:ins>
      <w:del w:id="985" w:author="Author" w:date="2021-01-27T19:01:00Z">
        <w:r w:rsidRPr="00CE154F" w:rsidDel="00D65BA3">
          <w:delText xml:space="preserve">The </w:delText>
        </w:r>
      </w:del>
      <w:ins w:id="986" w:author="Author" w:date="2021-01-27T19:01:00Z">
        <w:r w:rsidR="00D65BA3" w:rsidRPr="00CE154F">
          <w:t xml:space="preserve">the </w:t>
        </w:r>
      </w:ins>
      <w:r w:rsidRPr="00CE154F">
        <w:t xml:space="preserve">same </w:t>
      </w:r>
      <w:del w:id="987" w:author="Author" w:date="2021-01-27T19:00:00Z">
        <w:r w:rsidRPr="00CE154F" w:rsidDel="00D65BA3">
          <w:delText xml:space="preserve">fabrication </w:delText>
        </w:r>
      </w:del>
      <w:r w:rsidRPr="00CE154F">
        <w:t>process</w:t>
      </w:r>
      <w:del w:id="988" w:author="Author" w:date="2021-01-27T19:00:00Z">
        <w:r w:rsidRPr="00CE154F" w:rsidDel="00D65BA3">
          <w:delText>es</w:delText>
        </w:r>
      </w:del>
      <w:r w:rsidRPr="00CE154F">
        <w:t xml:space="preserve"> </w:t>
      </w:r>
      <w:del w:id="989" w:author="Author" w:date="2021-01-27T19:00:00Z">
        <w:r w:rsidRPr="00CE154F" w:rsidDel="00D65BA3">
          <w:delText xml:space="preserve">were </w:delText>
        </w:r>
      </w:del>
      <w:ins w:id="990" w:author="Author" w:date="2021-01-27T19:00:00Z">
        <w:r w:rsidR="00D65BA3" w:rsidRPr="00CE154F">
          <w:t>w</w:t>
        </w:r>
      </w:ins>
      <w:ins w:id="991" w:author="Author" w:date="2021-01-27T19:01:00Z">
        <w:r w:rsidR="00D65BA3" w:rsidRPr="00CE154F">
          <w:t xml:space="preserve">as </w:t>
        </w:r>
      </w:ins>
      <w:r w:rsidRPr="00CE154F">
        <w:t xml:space="preserve">used to </w:t>
      </w:r>
      <w:del w:id="992" w:author="Author" w:date="2021-01-27T19:01:00Z">
        <w:r w:rsidRPr="00CE154F" w:rsidDel="00D65BA3">
          <w:delText xml:space="preserve">prepare </w:delText>
        </w:r>
      </w:del>
      <w:ins w:id="993" w:author="Author" w:date="2021-01-27T19:01:00Z">
        <w:r w:rsidR="00D65BA3" w:rsidRPr="00CE154F">
          <w:t xml:space="preserve">fabricate </w:t>
        </w:r>
      </w:ins>
      <w:del w:id="994" w:author="Author" w:date="2021-01-27T19:01:00Z">
        <w:r w:rsidRPr="00CE154F" w:rsidDel="00D65BA3">
          <w:delText xml:space="preserve">the same </w:delText>
        </w:r>
      </w:del>
      <w:ins w:id="995" w:author="Author" w:date="2021-01-27T19:01:00Z">
        <w:r w:rsidR="00D65BA3" w:rsidRPr="00CE154F">
          <w:t xml:space="preserve">a </w:t>
        </w:r>
      </w:ins>
      <w:r w:rsidRPr="00CE154F">
        <w:t xml:space="preserve">batch of Siemens Si HIT </w:t>
      </w:r>
      <w:ins w:id="996" w:author="Author" w:date="2021-01-27T19:01:00Z">
        <w:r w:rsidR="00D65BA3" w:rsidRPr="00CE154F">
          <w:t xml:space="preserve">solar </w:t>
        </w:r>
      </w:ins>
      <w:r w:rsidRPr="00CE154F">
        <w:t>cell</w:t>
      </w:r>
      <w:ins w:id="997" w:author="Author" w:date="2021-01-29T10:59:00Z">
        <w:r w:rsidR="00701028" w:rsidRPr="00CE154F">
          <w:t>s</w:t>
        </w:r>
      </w:ins>
      <w:del w:id="998" w:author="Author" w:date="2021-01-27T19:01:00Z">
        <w:r w:rsidRPr="00CE154F" w:rsidDel="00D65BA3">
          <w:delText xml:space="preserve"> for </w:delText>
        </w:r>
      </w:del>
      <w:del w:id="999" w:author="Author" w:date="2021-01-27T19:00:00Z">
        <w:r w:rsidRPr="00CE154F" w:rsidDel="00D65BA3">
          <w:delText>contrast</w:delText>
        </w:r>
      </w:del>
      <w:r w:rsidRPr="00CE154F">
        <w:t xml:space="preserve">. The </w:t>
      </w:r>
      <w:r w:rsidRPr="00CE154F">
        <w:rPr>
          <w:i/>
        </w:rPr>
        <w:t>I</w:t>
      </w:r>
      <w:ins w:id="1000" w:author="Author" w:date="2021-02-08T12:20:00Z">
        <w:r w:rsidR="00003AE8" w:rsidRPr="00CE154F">
          <w:rPr>
            <w:i/>
          </w:rPr>
          <w:t>–</w:t>
        </w:r>
      </w:ins>
      <w:del w:id="1001" w:author="Author" w:date="2021-02-08T12:20:00Z">
        <w:r w:rsidRPr="00CE154F" w:rsidDel="00003AE8">
          <w:rPr>
            <w:i/>
          </w:rPr>
          <w:delText>-</w:delText>
        </w:r>
      </w:del>
      <w:r w:rsidRPr="00CE154F">
        <w:rPr>
          <w:i/>
        </w:rPr>
        <w:t xml:space="preserve">V </w:t>
      </w:r>
      <w:r w:rsidRPr="00CE154F">
        <w:t xml:space="preserve">curves of both </w:t>
      </w:r>
      <w:ins w:id="1002" w:author="Author" w:date="2021-01-27T19:02:00Z">
        <w:r w:rsidR="008661BA" w:rsidRPr="00CE154F">
          <w:t xml:space="preserve">the </w:t>
        </w:r>
      </w:ins>
      <w:r w:rsidRPr="00CE154F">
        <w:t>types of HIT solar cell</w:t>
      </w:r>
      <w:del w:id="1003" w:author="Author" w:date="2021-02-08T12:20:00Z">
        <w:r w:rsidRPr="00CE154F" w:rsidDel="001A3CF5">
          <w:delText>s</w:delText>
        </w:r>
      </w:del>
      <w:r w:rsidRPr="00CE154F">
        <w:t xml:space="preserve"> </w:t>
      </w:r>
      <w:commentRangeStart w:id="1004"/>
      <w:del w:id="1005" w:author="Author" w:date="2021-01-27T19:02:00Z">
        <w:r w:rsidRPr="00CE154F" w:rsidDel="008661BA">
          <w:delText xml:space="preserve">using metallurgical Si and Siemens Si were </w:delText>
        </w:r>
      </w:del>
      <w:ins w:id="1006" w:author="Author" w:date="2021-01-27T19:02:00Z">
        <w:r w:rsidR="008661BA" w:rsidRPr="00CE154F">
          <w:t xml:space="preserve">are </w:t>
        </w:r>
      </w:ins>
      <w:commentRangeEnd w:id="1004"/>
      <w:ins w:id="1007" w:author="Author" w:date="2021-01-28T00:21:00Z">
        <w:r w:rsidR="00214353" w:rsidRPr="00CE154F">
          <w:rPr>
            <w:rStyle w:val="CommentReference"/>
          </w:rPr>
          <w:commentReference w:id="1004"/>
        </w:r>
      </w:ins>
      <w:r w:rsidRPr="00CE154F">
        <w:t>shown in Figure 5.</w:t>
      </w:r>
    </w:p>
    <w:p w14:paraId="08CA9D0A" w14:textId="1E5114A4" w:rsidR="003C4DD3" w:rsidRPr="00CE154F" w:rsidRDefault="003C4DD3" w:rsidP="003C4DD3">
      <w:pPr>
        <w:pStyle w:val="TAMainText"/>
        <w:rPr>
          <w:ins w:id="1008" w:author="Author" w:date="2021-01-27T19:11:00Z"/>
        </w:rPr>
      </w:pPr>
      <w:r w:rsidRPr="00CE154F">
        <w:t xml:space="preserve">The measured parameters </w:t>
      </w:r>
      <w:del w:id="1009" w:author="Author" w:date="2021-01-27T19:04:00Z">
        <w:r w:rsidRPr="00CE154F" w:rsidDel="002A7E13">
          <w:delText xml:space="preserve">for </w:delText>
        </w:r>
      </w:del>
      <w:ins w:id="1010" w:author="Author" w:date="2021-01-27T19:04:00Z">
        <w:r w:rsidR="002A7E13" w:rsidRPr="00CE154F">
          <w:t xml:space="preserve">of </w:t>
        </w:r>
      </w:ins>
      <w:r w:rsidRPr="00CE154F">
        <w:t xml:space="preserve">metallurgical Si were introduced into </w:t>
      </w:r>
      <w:ins w:id="1011" w:author="Author" w:date="2021-01-27T19:04:00Z">
        <w:r w:rsidR="00264F5B" w:rsidRPr="00CE154F">
          <w:t xml:space="preserve">the </w:t>
        </w:r>
      </w:ins>
      <w:proofErr w:type="spellStart"/>
      <w:r w:rsidRPr="00CE154F">
        <w:t>AFORS</w:t>
      </w:r>
      <w:proofErr w:type="spellEnd"/>
      <w:r w:rsidRPr="00CE154F">
        <w:t xml:space="preserve">-HET software for </w:t>
      </w:r>
      <w:del w:id="1012" w:author="Author" w:date="2021-01-27T19:05:00Z">
        <w:r w:rsidRPr="00CE154F" w:rsidDel="002A7E13">
          <w:delText xml:space="preserve">simulation </w:delText>
        </w:r>
      </w:del>
      <w:ins w:id="1013" w:author="Author" w:date="2021-01-27T19:05:00Z">
        <w:r w:rsidR="002A7E13" w:rsidRPr="00CE154F">
          <w:t xml:space="preserve">simulating </w:t>
        </w:r>
      </w:ins>
      <w:del w:id="1014" w:author="Author" w:date="2021-01-27T19:05:00Z">
        <w:r w:rsidRPr="00CE154F" w:rsidDel="002A7E13">
          <w:delText xml:space="preserve">of </w:delText>
        </w:r>
      </w:del>
      <w:ins w:id="1015" w:author="Author" w:date="2021-01-27T19:04:00Z">
        <w:r w:rsidR="00264F5B" w:rsidRPr="00CE154F">
          <w:t xml:space="preserve">the </w:t>
        </w:r>
      </w:ins>
      <w:r w:rsidRPr="00CE154F">
        <w:t>HIT solar cell</w:t>
      </w:r>
      <w:ins w:id="1016" w:author="Author" w:date="2021-01-27T19:04:00Z">
        <w:r w:rsidR="00264F5B" w:rsidRPr="00CE154F">
          <w:t>s</w:t>
        </w:r>
      </w:ins>
      <w:r w:rsidRPr="00CE154F">
        <w:t xml:space="preserve">. Table 2 shows the simulated and measured cell properties for comparison. </w:t>
      </w:r>
      <w:ins w:id="1017" w:author="Author" w:date="2021-01-27T19:05:00Z">
        <w:r w:rsidR="002A7E13" w:rsidRPr="00CE154F">
          <w:t xml:space="preserve">The </w:t>
        </w:r>
      </w:ins>
      <w:ins w:id="1018" w:author="Author" w:date="2021-01-27T19:06:00Z">
        <w:r w:rsidR="002A7E13" w:rsidRPr="00CE154F">
          <w:t xml:space="preserve">measured and simulated </w:t>
        </w:r>
      </w:ins>
      <w:del w:id="1019" w:author="Author" w:date="2021-01-27T19:05:00Z">
        <w:r w:rsidRPr="00CE154F" w:rsidDel="002A7E13">
          <w:delText xml:space="preserve">It can be seen that </w:delText>
        </w:r>
      </w:del>
      <w:r w:rsidRPr="00CE154F">
        <w:rPr>
          <w:rFonts w:ascii="Cambria Math" w:hAnsi="Cambria Math" w:cs="Cambria Math"/>
        </w:rPr>
        <w:t>𝑉</w:t>
      </w:r>
      <w:proofErr w:type="spellStart"/>
      <w:r w:rsidRPr="00CE154F">
        <w:t>oc</w:t>
      </w:r>
      <w:proofErr w:type="spellEnd"/>
      <w:r w:rsidRPr="00CE154F">
        <w:t xml:space="preserve">, </w:t>
      </w:r>
      <w:r w:rsidRPr="00CE154F">
        <w:rPr>
          <w:rFonts w:ascii="Cambria Math" w:hAnsi="Cambria Math" w:cs="Cambria Math"/>
        </w:rPr>
        <w:t>𝐽</w:t>
      </w:r>
      <w:proofErr w:type="spellStart"/>
      <w:r w:rsidRPr="00CE154F">
        <w:t>sc</w:t>
      </w:r>
      <w:proofErr w:type="spellEnd"/>
      <w:r w:rsidRPr="00CE154F">
        <w:t xml:space="preserve">, FF, and </w:t>
      </w:r>
      <w:r w:rsidRPr="00CE154F">
        <w:rPr>
          <w:rFonts w:ascii="Cambria Math" w:hAnsi="Cambria Math" w:cs="Cambria Math"/>
        </w:rPr>
        <w:t>𝜂</w:t>
      </w:r>
      <w:r w:rsidRPr="00CE154F">
        <w:t xml:space="preserve"> </w:t>
      </w:r>
      <w:ins w:id="1020" w:author="Author" w:date="2021-01-27T19:05:00Z">
        <w:r w:rsidR="002A7E13" w:rsidRPr="00CE154F">
          <w:t xml:space="preserve">values </w:t>
        </w:r>
      </w:ins>
      <w:r w:rsidRPr="00CE154F">
        <w:t xml:space="preserve">for </w:t>
      </w:r>
      <w:ins w:id="1021" w:author="Author" w:date="2021-01-27T19:06:00Z">
        <w:r w:rsidR="002A7E13" w:rsidRPr="00CE154F">
          <w:t xml:space="preserve">the </w:t>
        </w:r>
      </w:ins>
      <w:del w:id="1022" w:author="Author" w:date="2021-01-27T19:05:00Z">
        <w:r w:rsidRPr="00CE154F" w:rsidDel="002A7E13">
          <w:delText xml:space="preserve">both </w:delText>
        </w:r>
      </w:del>
      <w:del w:id="1023" w:author="Author" w:date="2021-01-27T19:06:00Z">
        <w:r w:rsidRPr="00CE154F" w:rsidDel="002A7E13">
          <w:delText xml:space="preserve">simulated and measured </w:delText>
        </w:r>
      </w:del>
      <w:r w:rsidRPr="00CE154F">
        <w:t xml:space="preserve">HIT solar cells </w:t>
      </w:r>
      <w:del w:id="1024" w:author="Author" w:date="2021-01-27T19:06:00Z">
        <w:r w:rsidRPr="00CE154F" w:rsidDel="002A7E13">
          <w:delText xml:space="preserve">are </w:delText>
        </w:r>
      </w:del>
      <w:ins w:id="1025" w:author="Author" w:date="2021-01-27T19:06:00Z">
        <w:r w:rsidR="002A7E13" w:rsidRPr="00CE154F">
          <w:t xml:space="preserve">were </w:t>
        </w:r>
      </w:ins>
      <w:r w:rsidRPr="00CE154F">
        <w:t xml:space="preserve">similar. However, the </w:t>
      </w:r>
      <w:ins w:id="1026" w:author="Author" w:date="2021-01-27T19:08:00Z">
        <w:r w:rsidR="002A7E13" w:rsidRPr="00CE154F">
          <w:t xml:space="preserve">simulated </w:t>
        </w:r>
      </w:ins>
      <w:r w:rsidRPr="00CE154F">
        <w:t xml:space="preserve">temperature coefficient (TC) of </w:t>
      </w:r>
      <w:ins w:id="1027" w:author="Author" w:date="2021-01-27T19:07:00Z">
        <w:r w:rsidR="002A7E13" w:rsidRPr="00CE154F">
          <w:t xml:space="preserve">the </w:t>
        </w:r>
      </w:ins>
      <w:r w:rsidRPr="00CE154F">
        <w:t xml:space="preserve">photoelectric conversion efficiency </w:t>
      </w:r>
      <w:del w:id="1028" w:author="Author" w:date="2021-01-27T19:08:00Z">
        <w:r w:rsidRPr="00CE154F" w:rsidDel="002A7E13">
          <w:delText xml:space="preserve">for simulated sample is </w:delText>
        </w:r>
      </w:del>
      <w:ins w:id="1029" w:author="Author" w:date="2021-01-27T19:08:00Z">
        <w:r w:rsidR="002A7E13" w:rsidRPr="00CE154F">
          <w:t xml:space="preserve">was </w:t>
        </w:r>
      </w:ins>
      <w:del w:id="1030" w:author="Author" w:date="2021-01-27T19:08:00Z">
        <w:r w:rsidRPr="00CE154F" w:rsidDel="002A7E13">
          <w:delText xml:space="preserve">smaller </w:delText>
        </w:r>
      </w:del>
      <w:ins w:id="1031" w:author="Author" w:date="2021-01-27T19:08:00Z">
        <w:r w:rsidR="002A7E13" w:rsidRPr="00CE154F">
          <w:t xml:space="preserve">lower </w:t>
        </w:r>
      </w:ins>
      <w:r w:rsidRPr="00CE154F">
        <w:t xml:space="preserve">than </w:t>
      </w:r>
      <w:del w:id="1032" w:author="Author" w:date="2021-01-27T19:08:00Z">
        <w:r w:rsidRPr="00CE154F" w:rsidDel="002A7E13">
          <w:delText xml:space="preserve">that of </w:delText>
        </w:r>
      </w:del>
      <w:r w:rsidRPr="00CE154F">
        <w:t xml:space="preserve">the measured </w:t>
      </w:r>
      <w:del w:id="1033" w:author="Author" w:date="2021-01-27T19:08:00Z">
        <w:r w:rsidRPr="00CE154F" w:rsidDel="002A7E13">
          <w:delText>data</w:delText>
        </w:r>
      </w:del>
      <w:ins w:id="1034" w:author="Author" w:date="2021-01-27T19:08:00Z">
        <w:r w:rsidR="002A7E13" w:rsidRPr="00CE154F">
          <w:t>value</w:t>
        </w:r>
      </w:ins>
      <w:r w:rsidRPr="00CE154F">
        <w:t xml:space="preserve">. With </w:t>
      </w:r>
      <w:proofErr w:type="spellStart"/>
      <w:r w:rsidRPr="00CE154F">
        <w:t>AFORS</w:t>
      </w:r>
      <w:proofErr w:type="spellEnd"/>
      <w:r w:rsidRPr="00CE154F">
        <w:t xml:space="preserve">-HET software optimization, </w:t>
      </w:r>
      <w:ins w:id="1035" w:author="Author" w:date="2021-01-27T19:12:00Z">
        <w:r w:rsidR="00B77C79" w:rsidRPr="00CE154F">
          <w:rPr>
            <w:rFonts w:ascii="Cambria Math" w:eastAsia="Calibri" w:hAnsi="Cambria Math" w:cs="Cambria Math"/>
            <w:szCs w:val="24"/>
          </w:rPr>
          <w:t>𝜂</w:t>
        </w:r>
        <w:r w:rsidR="00B77C79" w:rsidRPr="00CE154F">
          <w:t xml:space="preserve"> of </w:t>
        </w:r>
      </w:ins>
      <w:ins w:id="1036" w:author="Author" w:date="2021-01-27T19:10:00Z">
        <w:r w:rsidR="00097A9D" w:rsidRPr="00CE154F">
          <w:t xml:space="preserve">the </w:t>
        </w:r>
      </w:ins>
      <w:r w:rsidRPr="00CE154F">
        <w:t xml:space="preserve">HIT solar cell with metallurgical Si </w:t>
      </w:r>
      <w:del w:id="1037" w:author="Author" w:date="2021-01-27T19:22:00Z">
        <w:r w:rsidRPr="00CE154F" w:rsidDel="002D3C03">
          <w:delText>can reach</w:delText>
        </w:r>
      </w:del>
      <w:ins w:id="1038" w:author="Author" w:date="2021-01-27T19:22:00Z">
        <w:r w:rsidR="002D3C03" w:rsidRPr="00CE154F">
          <w:t>increase</w:t>
        </w:r>
      </w:ins>
      <w:ins w:id="1039" w:author="Author" w:date="2021-01-29T11:00:00Z">
        <w:r w:rsidR="00437C80" w:rsidRPr="00CE154F">
          <w:t>d</w:t>
        </w:r>
      </w:ins>
      <w:r w:rsidRPr="00CE154F">
        <w:t xml:space="preserve"> up to 21.17%</w:t>
      </w:r>
      <w:del w:id="1040" w:author="Author" w:date="2021-01-27T19:22:00Z">
        <w:r w:rsidRPr="00CE154F" w:rsidDel="002D3C03">
          <w:delText>,</w:delText>
        </w:r>
      </w:del>
      <w:r w:rsidRPr="00CE154F">
        <w:t xml:space="preserve"> when </w:t>
      </w:r>
      <w:ins w:id="1041" w:author="Author" w:date="2021-01-27T19:22:00Z">
        <w:r w:rsidR="002D3C03" w:rsidRPr="00CE154F">
          <w:t xml:space="preserve">the </w:t>
        </w:r>
      </w:ins>
      <w:r w:rsidRPr="00CE154F">
        <w:t xml:space="preserve">density of defect states </w:t>
      </w:r>
      <w:del w:id="1042" w:author="Author" w:date="2021-01-29T11:00:00Z">
        <w:r w:rsidRPr="00CE154F" w:rsidDel="00437C80">
          <w:delText xml:space="preserve">is </w:delText>
        </w:r>
      </w:del>
      <w:ins w:id="1043" w:author="Author" w:date="2021-01-29T11:00:00Z">
        <w:r w:rsidR="00437C80" w:rsidRPr="00CE154F">
          <w:t xml:space="preserve">was </w:t>
        </w:r>
      </w:ins>
      <w:r w:rsidRPr="00CE154F">
        <w:t>10</w:t>
      </w:r>
      <w:r w:rsidRPr="00CE154F">
        <w:rPr>
          <w:vertAlign w:val="superscript"/>
        </w:rPr>
        <w:t xml:space="preserve">12 </w:t>
      </w:r>
      <w:r w:rsidRPr="00CE154F">
        <w:t>cm</w:t>
      </w:r>
      <w:r w:rsidRPr="00CE154F">
        <w:rPr>
          <w:vertAlign w:val="superscript"/>
        </w:rPr>
        <w:t xml:space="preserve">−3 </w:t>
      </w:r>
      <w:r w:rsidRPr="00CE154F">
        <w:t xml:space="preserve">and the concentration of </w:t>
      </w:r>
      <w:del w:id="1044" w:author="Author" w:date="2021-01-27T19:23:00Z">
        <w:r w:rsidRPr="00CE154F" w:rsidDel="002D3C03">
          <w:delText xml:space="preserve">boron </w:delText>
        </w:r>
      </w:del>
      <w:ins w:id="1045" w:author="Author" w:date="2021-01-27T19:23:00Z">
        <w:r w:rsidR="002D3C03" w:rsidRPr="00CE154F">
          <w:t xml:space="preserve">B </w:t>
        </w:r>
      </w:ins>
      <w:del w:id="1046" w:author="Author" w:date="2021-01-29T11:00:00Z">
        <w:r w:rsidRPr="00CE154F" w:rsidDel="00EA1317">
          <w:delText xml:space="preserve">is </w:delText>
        </w:r>
      </w:del>
      <w:ins w:id="1047" w:author="Author" w:date="2021-01-29T11:00:00Z">
        <w:r w:rsidR="00EA1317" w:rsidRPr="00CE154F">
          <w:t xml:space="preserve">was </w:t>
        </w:r>
      </w:ins>
      <w:r w:rsidRPr="00CE154F">
        <w:t xml:space="preserve">zero. Table 2 also shows </w:t>
      </w:r>
      <w:del w:id="1048" w:author="Author" w:date="2021-01-27T23:56:00Z">
        <w:r w:rsidRPr="00CE154F" w:rsidDel="005D79E6">
          <w:delText xml:space="preserve">the </w:delText>
        </w:r>
      </w:del>
      <w:ins w:id="1049" w:author="Author" w:date="2021-01-27T23:56:00Z">
        <w:r w:rsidR="005D79E6" w:rsidRPr="00CE154F">
          <w:t xml:space="preserve">a comparison of the </w:t>
        </w:r>
      </w:ins>
      <w:del w:id="1050" w:author="Author" w:date="2021-01-27T23:57:00Z">
        <w:r w:rsidRPr="00CE154F" w:rsidDel="005D79E6">
          <w:delText xml:space="preserve">cell </w:delText>
        </w:r>
      </w:del>
      <w:r w:rsidRPr="00CE154F">
        <w:t xml:space="preserve">performance </w:t>
      </w:r>
      <w:ins w:id="1051" w:author="Author" w:date="2021-01-27T23:57:00Z">
        <w:r w:rsidR="005D79E6" w:rsidRPr="00CE154F">
          <w:t xml:space="preserve">of the cells </w:t>
        </w:r>
      </w:ins>
      <w:ins w:id="1052" w:author="Author" w:date="2021-01-27T23:58:00Z">
        <w:r w:rsidR="005D79E6" w:rsidRPr="00CE154F">
          <w:t xml:space="preserve">fabricated </w:t>
        </w:r>
      </w:ins>
      <w:ins w:id="1053" w:author="Author" w:date="2021-01-27T23:57:00Z">
        <w:r w:rsidR="005D79E6" w:rsidRPr="00CE154F">
          <w:t xml:space="preserve">using </w:t>
        </w:r>
      </w:ins>
      <w:del w:id="1054" w:author="Author" w:date="2021-01-27T23:56:00Z">
        <w:r w:rsidRPr="00CE154F" w:rsidDel="005D79E6">
          <w:delText xml:space="preserve">comparison </w:delText>
        </w:r>
      </w:del>
      <w:del w:id="1055" w:author="Author" w:date="2021-01-27T23:57:00Z">
        <w:r w:rsidRPr="00CE154F" w:rsidDel="005D79E6">
          <w:delText xml:space="preserve">for one </w:delText>
        </w:r>
      </w:del>
      <w:r w:rsidRPr="00CE154F">
        <w:t xml:space="preserve">metallurgical Si </w:t>
      </w:r>
      <w:del w:id="1056" w:author="Author" w:date="2021-01-27T23:57:00Z">
        <w:r w:rsidRPr="00CE154F" w:rsidDel="005D79E6">
          <w:delText xml:space="preserve">sample </w:delText>
        </w:r>
      </w:del>
      <w:r w:rsidRPr="00CE154F">
        <w:t xml:space="preserve">and </w:t>
      </w:r>
      <w:del w:id="1057" w:author="Author" w:date="2021-01-27T23:57:00Z">
        <w:r w:rsidRPr="00CE154F" w:rsidDel="005D79E6">
          <w:delText xml:space="preserve">one </w:delText>
        </w:r>
      </w:del>
      <w:r w:rsidRPr="00CE154F">
        <w:t xml:space="preserve">Siemens Si </w:t>
      </w:r>
      <w:del w:id="1058" w:author="Author" w:date="2021-01-27T23:57:00Z">
        <w:r w:rsidRPr="00CE154F" w:rsidDel="005D79E6">
          <w:delText xml:space="preserve">sample </w:delText>
        </w:r>
      </w:del>
      <w:del w:id="1059" w:author="Author" w:date="2021-01-27T23:59:00Z">
        <w:r w:rsidRPr="00CE154F" w:rsidDel="005D79E6">
          <w:delText>from</w:delText>
        </w:r>
      </w:del>
      <w:ins w:id="1060" w:author="Author" w:date="2021-01-27T23:59:00Z">
        <w:r w:rsidR="005D79E6" w:rsidRPr="00CE154F">
          <w:t>in</w:t>
        </w:r>
      </w:ins>
      <w:r w:rsidRPr="00CE154F">
        <w:t xml:space="preserve"> the same batch</w:t>
      </w:r>
      <w:del w:id="1061" w:author="Author" w:date="2021-01-27T23:59:00Z">
        <w:r w:rsidRPr="00CE154F" w:rsidDel="005D79E6">
          <w:delText>es</w:delText>
        </w:r>
      </w:del>
      <w:r w:rsidRPr="00CE154F">
        <w:t xml:space="preserve">. The electrical properties of the </w:t>
      </w:r>
      <w:del w:id="1062" w:author="Author" w:date="2021-01-28T16:20:00Z">
        <w:r w:rsidRPr="00CE154F" w:rsidDel="00901CEE">
          <w:delText xml:space="preserve">metallurgical Si samples </w:delText>
        </w:r>
      </w:del>
      <w:ins w:id="1063" w:author="Author" w:date="2021-01-28T16:20:00Z">
        <w:r w:rsidR="00901CEE" w:rsidRPr="00CE154F">
          <w:t xml:space="preserve">former </w:t>
        </w:r>
      </w:ins>
      <w:del w:id="1064" w:author="Author" w:date="2021-01-27T23:59:00Z">
        <w:r w:rsidRPr="00CE154F" w:rsidDel="005D79E6">
          <w:delText xml:space="preserve">are </w:delText>
        </w:r>
      </w:del>
      <w:ins w:id="1065" w:author="Author" w:date="2021-01-27T23:59:00Z">
        <w:r w:rsidR="005D79E6" w:rsidRPr="00CE154F">
          <w:t xml:space="preserve">were </w:t>
        </w:r>
      </w:ins>
      <w:r w:rsidRPr="00CE154F">
        <w:t xml:space="preserve">slightly </w:t>
      </w:r>
      <w:del w:id="1066" w:author="Author" w:date="2021-01-28T00:00:00Z">
        <w:r w:rsidRPr="00CE154F" w:rsidDel="005D79E6">
          <w:delText xml:space="preserve">worse </w:delText>
        </w:r>
      </w:del>
      <w:ins w:id="1067" w:author="Author" w:date="2021-01-28T00:00:00Z">
        <w:r w:rsidR="005D79E6" w:rsidRPr="00CE154F">
          <w:t xml:space="preserve">poorer </w:t>
        </w:r>
      </w:ins>
      <w:r w:rsidRPr="00CE154F">
        <w:t xml:space="preserve">than those of </w:t>
      </w:r>
      <w:ins w:id="1068" w:author="Author" w:date="2021-01-28T00:00:00Z">
        <w:r w:rsidR="005D79E6" w:rsidRPr="00CE154F">
          <w:t xml:space="preserve">the </w:t>
        </w:r>
      </w:ins>
      <w:ins w:id="1069" w:author="Author" w:date="2021-01-28T16:20:00Z">
        <w:r w:rsidR="00901CEE" w:rsidRPr="00CE154F">
          <w:t>latter</w:t>
        </w:r>
      </w:ins>
      <w:del w:id="1070" w:author="Author" w:date="2021-01-28T00:00:00Z">
        <w:r w:rsidRPr="00CE154F" w:rsidDel="007458B0">
          <w:delText xml:space="preserve">Siemens </w:delText>
        </w:r>
      </w:del>
      <w:del w:id="1071" w:author="Author" w:date="2021-01-28T16:20:00Z">
        <w:r w:rsidRPr="00CE154F" w:rsidDel="00901CEE">
          <w:delText>Si</w:delText>
        </w:r>
      </w:del>
      <w:del w:id="1072" w:author="Author" w:date="2021-01-28T00:00:00Z">
        <w:r w:rsidRPr="00CE154F" w:rsidDel="007458B0">
          <w:delText xml:space="preserve"> sample</w:delText>
        </w:r>
      </w:del>
      <w:r w:rsidRPr="00CE154F">
        <w:t xml:space="preserve">. </w:t>
      </w:r>
      <w:del w:id="1073" w:author="Author" w:date="2021-01-28T00:01:00Z">
        <w:r w:rsidRPr="00CE154F" w:rsidDel="007458B0">
          <w:delText>Considering the</w:delText>
        </w:r>
      </w:del>
      <w:ins w:id="1074" w:author="Author" w:date="2021-01-28T00:01:00Z">
        <w:r w:rsidR="007458B0" w:rsidRPr="00CE154F">
          <w:t>However, due to the</w:t>
        </w:r>
      </w:ins>
      <w:r w:rsidRPr="00CE154F">
        <w:t xml:space="preserve"> significantly low cost of metallurgical Si materials, the performance to cost ratio for </w:t>
      </w:r>
      <w:ins w:id="1075" w:author="Author" w:date="2021-02-08T12:21:00Z">
        <w:r w:rsidR="00FE6023" w:rsidRPr="00CE154F">
          <w:t xml:space="preserve">the </w:t>
        </w:r>
      </w:ins>
      <w:r w:rsidRPr="00CE154F">
        <w:t>metallurgical Si HIT solar cells would be higher than that of Siemens Si solar cell</w:t>
      </w:r>
      <w:ins w:id="1076" w:author="Author" w:date="2021-01-28T00:02:00Z">
        <w:r w:rsidR="007458B0" w:rsidRPr="00CE154F">
          <w:t xml:space="preserve">s. This suggests </w:t>
        </w:r>
      </w:ins>
      <w:del w:id="1077" w:author="Author" w:date="2021-01-28T00:02:00Z">
        <w:r w:rsidRPr="00CE154F" w:rsidDel="007458B0">
          <w:delText xml:space="preserve">, meaning </w:delText>
        </w:r>
      </w:del>
      <w:r w:rsidRPr="00CE154F">
        <w:t xml:space="preserve">that the metallurgical Si HIT solar cells have a </w:t>
      </w:r>
      <w:del w:id="1078" w:author="Author" w:date="2021-01-28T00:02:00Z">
        <w:r w:rsidRPr="00CE154F" w:rsidDel="007458B0">
          <w:delText xml:space="preserve">great </w:delText>
        </w:r>
      </w:del>
      <w:ins w:id="1079" w:author="Author" w:date="2021-01-28T00:02:00Z">
        <w:r w:rsidR="007458B0" w:rsidRPr="00CE154F">
          <w:t xml:space="preserve">significant </w:t>
        </w:r>
      </w:ins>
      <w:r w:rsidRPr="00CE154F">
        <w:t>potential for</w:t>
      </w:r>
      <w:ins w:id="1080" w:author="Author" w:date="2021-01-28T00:02:00Z">
        <w:r w:rsidR="007458B0" w:rsidRPr="00CE154F">
          <w:t xml:space="preserve"> large-scale</w:t>
        </w:r>
      </w:ins>
      <w:r w:rsidRPr="00CE154F">
        <w:t xml:space="preserve"> industrial </w:t>
      </w:r>
      <w:del w:id="1081" w:author="Author" w:date="2021-01-28T00:03:00Z">
        <w:r w:rsidRPr="00CE154F" w:rsidDel="007458B0">
          <w:delText xml:space="preserve">large-scale </w:delText>
        </w:r>
      </w:del>
      <w:r w:rsidRPr="00CE154F">
        <w:t>manufacturing.</w:t>
      </w:r>
    </w:p>
    <w:p w14:paraId="46475463" w14:textId="77777777" w:rsidR="00097A9D" w:rsidRPr="00CE154F" w:rsidRDefault="00097A9D" w:rsidP="00097A9D">
      <w:pPr>
        <w:spacing w:after="190" w:line="259" w:lineRule="auto"/>
        <w:ind w:left="86"/>
        <w:jc w:val="left"/>
        <w:rPr>
          <w:szCs w:val="24"/>
        </w:rPr>
      </w:pPr>
      <w:commentRangeStart w:id="1082"/>
      <w:r w:rsidRPr="00CE154F">
        <w:rPr>
          <w:noProof/>
          <w:szCs w:val="24"/>
        </w:rPr>
        <w:lastRenderedPageBreak/>
        <w:drawing>
          <wp:inline distT="0" distB="0" distL="0" distR="0" wp14:anchorId="72C61D19" wp14:editId="35572FA3">
            <wp:extent cx="2932176" cy="3566160"/>
            <wp:effectExtent l="0" t="0" r="0" b="0"/>
            <wp:docPr id="38531" name="Picture 38531"/>
            <wp:cNvGraphicFramePr/>
            <a:graphic xmlns:a="http://schemas.openxmlformats.org/drawingml/2006/main">
              <a:graphicData uri="http://schemas.openxmlformats.org/drawingml/2006/picture">
                <pic:pic xmlns:pic="http://schemas.openxmlformats.org/drawingml/2006/picture">
                  <pic:nvPicPr>
                    <pic:cNvPr id="38531" name="Picture 38531"/>
                    <pic:cNvPicPr/>
                  </pic:nvPicPr>
                  <pic:blipFill>
                    <a:blip r:embed="rId14"/>
                    <a:stretch>
                      <a:fillRect/>
                    </a:stretch>
                  </pic:blipFill>
                  <pic:spPr>
                    <a:xfrm>
                      <a:off x="0" y="0"/>
                      <a:ext cx="2932176" cy="3566160"/>
                    </a:xfrm>
                    <a:prstGeom prst="rect">
                      <a:avLst/>
                    </a:prstGeom>
                  </pic:spPr>
                </pic:pic>
              </a:graphicData>
            </a:graphic>
          </wp:inline>
        </w:drawing>
      </w:r>
      <w:commentRangeEnd w:id="1082"/>
      <w:r w:rsidR="007F7942" w:rsidRPr="00CE154F">
        <w:rPr>
          <w:rStyle w:val="CommentReference"/>
        </w:rPr>
        <w:commentReference w:id="1082"/>
      </w:r>
    </w:p>
    <w:p w14:paraId="397D35AE" w14:textId="239C0173" w:rsidR="00097A9D" w:rsidRPr="00CE154F" w:rsidRDefault="00097A9D">
      <w:pPr>
        <w:pStyle w:val="VAFigureCaption"/>
        <w:pPrChange w:id="1083" w:author="Author" w:date="2021-01-29T11:03:00Z">
          <w:pPr>
            <w:spacing w:after="190" w:line="259" w:lineRule="auto"/>
            <w:ind w:left="86"/>
            <w:jc w:val="left"/>
          </w:pPr>
        </w:pPrChange>
      </w:pPr>
      <w:r w:rsidRPr="00CE154F">
        <w:t xml:space="preserve">Figure 4: Influence of compensation level on </w:t>
      </w:r>
      <w:ins w:id="1084" w:author="Author" w:date="2021-01-28T00:03:00Z">
        <w:r w:rsidR="007F7942" w:rsidRPr="00CE154F">
          <w:t xml:space="preserve">the </w:t>
        </w:r>
      </w:ins>
      <w:r w:rsidRPr="00CE154F">
        <w:t>solar cell properties.</w:t>
      </w:r>
    </w:p>
    <w:tbl>
      <w:tblPr>
        <w:tblStyle w:val="TableGrid"/>
        <w:tblpPr w:vertAnchor="text" w:horzAnchor="margin"/>
        <w:tblOverlap w:val="never"/>
        <w:tblW w:w="9963" w:type="dxa"/>
        <w:tblInd w:w="0" w:type="dxa"/>
        <w:tblCellMar>
          <w:top w:w="18" w:type="dxa"/>
        </w:tblCellMar>
        <w:tblLook w:val="04A0" w:firstRow="1" w:lastRow="0" w:firstColumn="1" w:lastColumn="0" w:noHBand="0" w:noVBand="1"/>
      </w:tblPr>
      <w:tblGrid>
        <w:gridCol w:w="9963"/>
      </w:tblGrid>
      <w:tr w:rsidR="00097A9D" w:rsidRPr="00CE154F" w14:paraId="79B25C11" w14:textId="77777777" w:rsidTr="00D71253">
        <w:trPr>
          <w:trHeight w:val="783"/>
        </w:trPr>
        <w:tc>
          <w:tcPr>
            <w:tcW w:w="9963" w:type="dxa"/>
            <w:tcBorders>
              <w:top w:val="nil"/>
              <w:left w:val="nil"/>
              <w:bottom w:val="nil"/>
              <w:right w:val="nil"/>
            </w:tcBorders>
          </w:tcPr>
          <w:p w14:paraId="13811447" w14:textId="16FFA2E6" w:rsidR="00097A9D" w:rsidRPr="00CE154F" w:rsidRDefault="00097A9D">
            <w:pPr>
              <w:pStyle w:val="VBChartTitle"/>
              <w:pPrChange w:id="1085" w:author="Author" w:date="2021-01-29T11:08:00Z">
                <w:pPr>
                  <w:framePr w:wrap="around" w:vAnchor="text" w:hAnchor="margin"/>
                  <w:spacing w:after="0" w:line="259" w:lineRule="auto"/>
                  <w:suppressOverlap/>
                  <w:jc w:val="center"/>
                </w:pPr>
              </w:pPrChange>
            </w:pPr>
            <w:r w:rsidRPr="00CE154F">
              <w:t xml:space="preserve">Table 2: Comparison of HIT solar cell properties with metallurgical </w:t>
            </w:r>
            <w:ins w:id="1086" w:author="Author" w:date="2021-01-28T00:04:00Z">
              <w:r w:rsidR="007F7942" w:rsidRPr="00CE154F">
                <w:t xml:space="preserve">Si </w:t>
              </w:r>
            </w:ins>
            <w:r w:rsidRPr="00CE154F">
              <w:t>and Siemens Si</w:t>
            </w:r>
            <w:del w:id="1087" w:author="Author" w:date="2021-01-28T00:04:00Z">
              <w:r w:rsidRPr="00CE154F" w:rsidDel="007F7942">
                <w:delText xml:space="preserve"> samples</w:delText>
              </w:r>
            </w:del>
            <w:r w:rsidRPr="00CE154F">
              <w:t>.</w:t>
            </w:r>
          </w:p>
          <w:tbl>
            <w:tblPr>
              <w:tblStyle w:val="TableGrid"/>
              <w:tblW w:w="9963" w:type="dxa"/>
              <w:tblInd w:w="0" w:type="dxa"/>
              <w:tblCellMar>
                <w:top w:w="16" w:type="dxa"/>
                <w:right w:w="38" w:type="dxa"/>
              </w:tblCellMar>
              <w:tblLook w:val="04A0" w:firstRow="1" w:lastRow="0" w:firstColumn="1" w:lastColumn="0" w:noHBand="0" w:noVBand="1"/>
            </w:tblPr>
            <w:tblGrid>
              <w:gridCol w:w="2281"/>
              <w:gridCol w:w="1958"/>
              <w:gridCol w:w="2313"/>
              <w:gridCol w:w="2254"/>
              <w:gridCol w:w="1157"/>
            </w:tblGrid>
            <w:tr w:rsidR="00097A9D" w:rsidRPr="00CE154F" w14:paraId="6DB9E261" w14:textId="77777777" w:rsidTr="00D71253">
              <w:trPr>
                <w:trHeight w:val="257"/>
              </w:trPr>
              <w:tc>
                <w:tcPr>
                  <w:tcW w:w="2280" w:type="dxa"/>
                  <w:tcBorders>
                    <w:top w:val="single" w:sz="3" w:space="0" w:color="2C2A28"/>
                    <w:left w:val="nil"/>
                    <w:bottom w:val="single" w:sz="3" w:space="0" w:color="2C2A28"/>
                    <w:right w:val="nil"/>
                  </w:tcBorders>
                </w:tcPr>
                <w:p w14:paraId="59F3A6E2" w14:textId="77777777" w:rsidR="00097A9D" w:rsidRPr="00CE154F" w:rsidRDefault="00097A9D" w:rsidP="00F34C6C">
                  <w:pPr>
                    <w:pStyle w:val="TCTableBody"/>
                    <w:framePr w:wrap="around" w:vAnchor="text" w:hAnchor="margin"/>
                    <w:suppressOverlap/>
                    <w:pPrChange w:id="1088" w:author="Author" w:date="2021-01-29T11:08:00Z">
                      <w:pPr>
                        <w:framePr w:wrap="around" w:vAnchor="text" w:hAnchor="margin"/>
                        <w:spacing w:after="0" w:line="259" w:lineRule="auto"/>
                        <w:ind w:left="40"/>
                        <w:suppressOverlap/>
                        <w:jc w:val="left"/>
                      </w:pPr>
                    </w:pPrChange>
                  </w:pPr>
                  <w:r w:rsidRPr="00CE154F">
                    <w:t>Cell parameters</w:t>
                  </w:r>
                </w:p>
              </w:tc>
              <w:tc>
                <w:tcPr>
                  <w:tcW w:w="1958" w:type="dxa"/>
                  <w:tcBorders>
                    <w:top w:val="single" w:sz="3" w:space="0" w:color="2C2A28"/>
                    <w:left w:val="nil"/>
                    <w:bottom w:val="single" w:sz="3" w:space="0" w:color="2C2A28"/>
                    <w:right w:val="nil"/>
                  </w:tcBorders>
                </w:tcPr>
                <w:p w14:paraId="735603B1" w14:textId="77777777" w:rsidR="00097A9D" w:rsidRPr="00CE154F" w:rsidRDefault="00097A9D" w:rsidP="00F34C6C">
                  <w:pPr>
                    <w:pStyle w:val="TCTableBody"/>
                    <w:framePr w:wrap="around" w:vAnchor="text" w:hAnchor="margin"/>
                    <w:suppressOverlap/>
                    <w:pPrChange w:id="1089" w:author="Author" w:date="2021-01-29T11:08:00Z">
                      <w:pPr>
                        <w:framePr w:wrap="around" w:vAnchor="text" w:hAnchor="margin"/>
                        <w:spacing w:after="0" w:line="259" w:lineRule="auto"/>
                        <w:suppressOverlap/>
                        <w:jc w:val="left"/>
                      </w:pPr>
                    </w:pPrChange>
                  </w:pPr>
                  <w:r w:rsidRPr="00CE154F">
                    <w:t>Siemens Si</w:t>
                  </w:r>
                </w:p>
              </w:tc>
              <w:tc>
                <w:tcPr>
                  <w:tcW w:w="2313" w:type="dxa"/>
                  <w:tcBorders>
                    <w:top w:val="single" w:sz="3" w:space="0" w:color="2C2A28"/>
                    <w:left w:val="nil"/>
                    <w:bottom w:val="single" w:sz="3" w:space="0" w:color="2C2A28"/>
                    <w:right w:val="nil"/>
                  </w:tcBorders>
                </w:tcPr>
                <w:p w14:paraId="45D8841A" w14:textId="77777777" w:rsidR="00097A9D" w:rsidRPr="00CE154F" w:rsidRDefault="00097A9D" w:rsidP="00F34C6C">
                  <w:pPr>
                    <w:pStyle w:val="TCTableBody"/>
                    <w:framePr w:wrap="around" w:vAnchor="text" w:hAnchor="margin"/>
                    <w:suppressOverlap/>
                    <w:pPrChange w:id="1090" w:author="Author" w:date="2021-01-29T11:08:00Z">
                      <w:pPr>
                        <w:framePr w:wrap="around" w:vAnchor="text" w:hAnchor="margin"/>
                        <w:spacing w:after="0" w:line="259" w:lineRule="auto"/>
                        <w:suppressOverlap/>
                        <w:jc w:val="left"/>
                      </w:pPr>
                    </w:pPrChange>
                  </w:pPr>
                  <w:r w:rsidRPr="00CE154F">
                    <w:t>Metallurgical Si</w:t>
                  </w:r>
                </w:p>
              </w:tc>
              <w:tc>
                <w:tcPr>
                  <w:tcW w:w="2254" w:type="dxa"/>
                  <w:tcBorders>
                    <w:top w:val="single" w:sz="3" w:space="0" w:color="2C2A28"/>
                    <w:left w:val="nil"/>
                    <w:bottom w:val="single" w:sz="3" w:space="0" w:color="2C2A28"/>
                    <w:right w:val="nil"/>
                  </w:tcBorders>
                </w:tcPr>
                <w:p w14:paraId="1E50BB61" w14:textId="77777777" w:rsidR="00097A9D" w:rsidRPr="00CE154F" w:rsidRDefault="00097A9D" w:rsidP="00F34C6C">
                  <w:pPr>
                    <w:pStyle w:val="TCTableBody"/>
                    <w:framePr w:wrap="around" w:vAnchor="text" w:hAnchor="margin"/>
                    <w:suppressOverlap/>
                    <w:pPrChange w:id="1091" w:author="Author" w:date="2021-01-29T11:08:00Z">
                      <w:pPr>
                        <w:framePr w:wrap="around" w:vAnchor="text" w:hAnchor="margin"/>
                        <w:spacing w:after="0" w:line="259" w:lineRule="auto"/>
                        <w:suppressOverlap/>
                        <w:jc w:val="left"/>
                      </w:pPr>
                    </w:pPrChange>
                  </w:pPr>
                  <w:r w:rsidRPr="00CE154F">
                    <w:t>Simulated data</w:t>
                  </w:r>
                </w:p>
              </w:tc>
              <w:tc>
                <w:tcPr>
                  <w:tcW w:w="1157" w:type="dxa"/>
                  <w:tcBorders>
                    <w:top w:val="single" w:sz="3" w:space="0" w:color="2C2A28"/>
                    <w:left w:val="nil"/>
                    <w:bottom w:val="single" w:sz="3" w:space="0" w:color="2C2A28"/>
                    <w:right w:val="nil"/>
                  </w:tcBorders>
                </w:tcPr>
                <w:p w14:paraId="1A313B3A" w14:textId="77777777" w:rsidR="00097A9D" w:rsidRPr="00CE154F" w:rsidRDefault="00097A9D" w:rsidP="00F34C6C">
                  <w:pPr>
                    <w:pStyle w:val="TCTableBody"/>
                    <w:framePr w:wrap="around" w:vAnchor="text" w:hAnchor="margin"/>
                    <w:suppressOverlap/>
                    <w:pPrChange w:id="1092" w:author="Author" w:date="2021-01-29T11:08:00Z">
                      <w:pPr>
                        <w:framePr w:wrap="around" w:vAnchor="text" w:hAnchor="margin"/>
                        <w:spacing w:after="0" w:line="259" w:lineRule="auto"/>
                        <w:suppressOverlap/>
                      </w:pPr>
                    </w:pPrChange>
                  </w:pPr>
                  <w:r w:rsidRPr="00CE154F">
                    <w:t>Optimized data</w:t>
                  </w:r>
                </w:p>
              </w:tc>
            </w:tr>
            <w:tr w:rsidR="00097A9D" w:rsidRPr="00CE154F" w14:paraId="08A30F81" w14:textId="77777777" w:rsidTr="00D71253">
              <w:trPr>
                <w:trHeight w:val="279"/>
              </w:trPr>
              <w:tc>
                <w:tcPr>
                  <w:tcW w:w="2280" w:type="dxa"/>
                  <w:tcBorders>
                    <w:top w:val="single" w:sz="3" w:space="0" w:color="2C2A28"/>
                    <w:left w:val="nil"/>
                    <w:bottom w:val="nil"/>
                    <w:right w:val="nil"/>
                  </w:tcBorders>
                </w:tcPr>
                <w:p w14:paraId="0F2E99EE" w14:textId="77777777" w:rsidR="00097A9D" w:rsidRPr="00CE154F" w:rsidRDefault="00097A9D" w:rsidP="00F34C6C">
                  <w:pPr>
                    <w:pStyle w:val="TCTableBody"/>
                    <w:framePr w:wrap="around" w:vAnchor="text" w:hAnchor="margin"/>
                    <w:suppressOverlap/>
                    <w:pPrChange w:id="1093" w:author="Author" w:date="2021-01-29T11:08:00Z">
                      <w:pPr>
                        <w:framePr w:wrap="around" w:vAnchor="text" w:hAnchor="margin"/>
                        <w:spacing w:after="0" w:line="259" w:lineRule="auto"/>
                        <w:ind w:left="40"/>
                        <w:suppressOverlap/>
                        <w:jc w:val="left"/>
                      </w:pPr>
                    </w:pPrChange>
                  </w:pPr>
                  <w:r w:rsidRPr="00CE154F">
                    <w:rPr>
                      <w:rFonts w:ascii="Cambria Math" w:eastAsia="Calibri" w:hAnsi="Cambria Math" w:cs="Cambria Math"/>
                    </w:rPr>
                    <w:t>𝑉</w:t>
                  </w:r>
                  <w:proofErr w:type="spellStart"/>
                  <w:r w:rsidRPr="00CE154F">
                    <w:rPr>
                      <w:rFonts w:ascii="Calibri" w:eastAsia="Calibri" w:hAnsi="Calibri" w:cs="Calibri"/>
                      <w:vertAlign w:val="subscript"/>
                    </w:rPr>
                    <w:t>oc</w:t>
                  </w:r>
                  <w:proofErr w:type="spellEnd"/>
                  <w:r w:rsidRPr="00CE154F">
                    <w:rPr>
                      <w:rFonts w:ascii="Calibri" w:eastAsia="Calibri" w:hAnsi="Calibri" w:cs="Calibri"/>
                      <w:vertAlign w:val="subscript"/>
                    </w:rPr>
                    <w:t xml:space="preserve"> </w:t>
                  </w:r>
                  <w:r w:rsidRPr="00CE154F">
                    <w:t>(V)</w:t>
                  </w:r>
                </w:p>
              </w:tc>
              <w:tc>
                <w:tcPr>
                  <w:tcW w:w="1958" w:type="dxa"/>
                  <w:tcBorders>
                    <w:top w:val="single" w:sz="3" w:space="0" w:color="2C2A28"/>
                    <w:left w:val="nil"/>
                    <w:bottom w:val="nil"/>
                    <w:right w:val="nil"/>
                  </w:tcBorders>
                </w:tcPr>
                <w:p w14:paraId="09D3E827" w14:textId="77777777" w:rsidR="00097A9D" w:rsidRPr="00CE154F" w:rsidRDefault="00097A9D" w:rsidP="00F34C6C">
                  <w:pPr>
                    <w:pStyle w:val="TCTableBody"/>
                    <w:framePr w:wrap="around" w:vAnchor="text" w:hAnchor="margin"/>
                    <w:suppressOverlap/>
                    <w:pPrChange w:id="1094" w:author="Author" w:date="2021-01-29T11:08:00Z">
                      <w:pPr>
                        <w:framePr w:wrap="around" w:vAnchor="text" w:hAnchor="margin"/>
                        <w:spacing w:after="0" w:line="259" w:lineRule="auto"/>
                        <w:ind w:left="147"/>
                        <w:suppressOverlap/>
                        <w:jc w:val="left"/>
                      </w:pPr>
                    </w:pPrChange>
                  </w:pPr>
                  <w:r w:rsidRPr="00CE154F">
                    <w:t>0.7294</w:t>
                  </w:r>
                </w:p>
              </w:tc>
              <w:tc>
                <w:tcPr>
                  <w:tcW w:w="2313" w:type="dxa"/>
                  <w:tcBorders>
                    <w:top w:val="single" w:sz="3" w:space="0" w:color="2C2A28"/>
                    <w:left w:val="nil"/>
                    <w:bottom w:val="nil"/>
                    <w:right w:val="nil"/>
                  </w:tcBorders>
                </w:tcPr>
                <w:p w14:paraId="217DC57C" w14:textId="77777777" w:rsidR="00097A9D" w:rsidRPr="00CE154F" w:rsidRDefault="00097A9D" w:rsidP="00F34C6C">
                  <w:pPr>
                    <w:pStyle w:val="TCTableBody"/>
                    <w:framePr w:wrap="around" w:vAnchor="text" w:hAnchor="margin"/>
                    <w:suppressOverlap/>
                    <w:pPrChange w:id="1095" w:author="Author" w:date="2021-01-29T11:08:00Z">
                      <w:pPr>
                        <w:framePr w:wrap="around" w:vAnchor="text" w:hAnchor="margin"/>
                        <w:spacing w:after="0" w:line="259" w:lineRule="auto"/>
                        <w:ind w:left="319"/>
                        <w:suppressOverlap/>
                        <w:jc w:val="left"/>
                      </w:pPr>
                    </w:pPrChange>
                  </w:pPr>
                  <w:r w:rsidRPr="00CE154F">
                    <w:t>0.6949</w:t>
                  </w:r>
                </w:p>
              </w:tc>
              <w:tc>
                <w:tcPr>
                  <w:tcW w:w="2254" w:type="dxa"/>
                  <w:tcBorders>
                    <w:top w:val="single" w:sz="3" w:space="0" w:color="2C2A28"/>
                    <w:left w:val="nil"/>
                    <w:bottom w:val="nil"/>
                    <w:right w:val="nil"/>
                  </w:tcBorders>
                </w:tcPr>
                <w:p w14:paraId="710DEB0E" w14:textId="77777777" w:rsidR="00097A9D" w:rsidRPr="00CE154F" w:rsidRDefault="00097A9D" w:rsidP="00F34C6C">
                  <w:pPr>
                    <w:pStyle w:val="TCTableBody"/>
                    <w:framePr w:wrap="around" w:vAnchor="text" w:hAnchor="margin"/>
                    <w:suppressOverlap/>
                    <w:pPrChange w:id="1096" w:author="Author" w:date="2021-01-29T11:08:00Z">
                      <w:pPr>
                        <w:framePr w:wrap="around" w:vAnchor="text" w:hAnchor="margin"/>
                        <w:spacing w:after="0" w:line="259" w:lineRule="auto"/>
                        <w:ind w:left="302"/>
                        <w:suppressOverlap/>
                        <w:jc w:val="left"/>
                      </w:pPr>
                    </w:pPrChange>
                  </w:pPr>
                  <w:r w:rsidRPr="00CE154F">
                    <w:t>0.6841</w:t>
                  </w:r>
                </w:p>
              </w:tc>
              <w:tc>
                <w:tcPr>
                  <w:tcW w:w="1157" w:type="dxa"/>
                  <w:tcBorders>
                    <w:top w:val="single" w:sz="3" w:space="0" w:color="2C2A28"/>
                    <w:left w:val="nil"/>
                    <w:bottom w:val="nil"/>
                    <w:right w:val="nil"/>
                  </w:tcBorders>
                </w:tcPr>
                <w:p w14:paraId="3DFF5D17" w14:textId="77777777" w:rsidR="00097A9D" w:rsidRPr="00CE154F" w:rsidRDefault="00097A9D" w:rsidP="00F34C6C">
                  <w:pPr>
                    <w:pStyle w:val="TCTableBody"/>
                    <w:framePr w:wrap="around" w:vAnchor="text" w:hAnchor="margin"/>
                    <w:suppressOverlap/>
                    <w:pPrChange w:id="1097" w:author="Author" w:date="2021-01-29T11:08:00Z">
                      <w:pPr>
                        <w:framePr w:wrap="around" w:vAnchor="text" w:hAnchor="margin"/>
                        <w:spacing w:after="0" w:line="259" w:lineRule="auto"/>
                        <w:ind w:right="4"/>
                        <w:suppressOverlap/>
                        <w:jc w:val="center"/>
                      </w:pPr>
                    </w:pPrChange>
                  </w:pPr>
                  <w:r w:rsidRPr="00CE154F">
                    <w:t>0.7061</w:t>
                  </w:r>
                </w:p>
              </w:tc>
            </w:tr>
            <w:tr w:rsidR="00097A9D" w:rsidRPr="00CE154F" w14:paraId="5915FE97" w14:textId="77777777" w:rsidTr="00D71253">
              <w:trPr>
                <w:trHeight w:val="263"/>
              </w:trPr>
              <w:tc>
                <w:tcPr>
                  <w:tcW w:w="2280" w:type="dxa"/>
                  <w:tcBorders>
                    <w:top w:val="nil"/>
                    <w:left w:val="nil"/>
                    <w:bottom w:val="nil"/>
                    <w:right w:val="nil"/>
                  </w:tcBorders>
                </w:tcPr>
                <w:p w14:paraId="72967AA9" w14:textId="77777777" w:rsidR="00097A9D" w:rsidRPr="00CE154F" w:rsidRDefault="00097A9D" w:rsidP="00F34C6C">
                  <w:pPr>
                    <w:pStyle w:val="TCTableBody"/>
                    <w:framePr w:wrap="around" w:vAnchor="text" w:hAnchor="margin"/>
                    <w:suppressOverlap/>
                    <w:pPrChange w:id="1098" w:author="Author" w:date="2021-01-29T11:08:00Z">
                      <w:pPr>
                        <w:framePr w:wrap="around" w:vAnchor="text" w:hAnchor="margin"/>
                        <w:spacing w:after="0" w:line="259" w:lineRule="auto"/>
                        <w:ind w:left="40"/>
                        <w:suppressOverlap/>
                        <w:jc w:val="left"/>
                      </w:pPr>
                    </w:pPrChange>
                  </w:pPr>
                  <w:r w:rsidRPr="00CE154F">
                    <w:rPr>
                      <w:rFonts w:ascii="Cambria Math" w:eastAsia="Calibri" w:hAnsi="Cambria Math" w:cs="Cambria Math"/>
                    </w:rPr>
                    <w:t>𝐽</w:t>
                  </w:r>
                  <w:proofErr w:type="spellStart"/>
                  <w:r w:rsidRPr="00CE154F">
                    <w:rPr>
                      <w:rFonts w:ascii="Calibri" w:eastAsia="Calibri" w:hAnsi="Calibri" w:cs="Calibri"/>
                    </w:rPr>
                    <w:t>sc</w:t>
                  </w:r>
                  <w:proofErr w:type="spellEnd"/>
                  <w:r w:rsidRPr="00CE154F">
                    <w:rPr>
                      <w:rFonts w:ascii="Calibri" w:eastAsia="Calibri" w:hAnsi="Calibri" w:cs="Calibri"/>
                    </w:rPr>
                    <w:t xml:space="preserve"> </w:t>
                  </w:r>
                  <w:r w:rsidRPr="00CE154F">
                    <w:t>(mA/</w:t>
                  </w:r>
                  <w:proofErr w:type="spellStart"/>
                  <w:r w:rsidRPr="00CE154F">
                    <w:t>cm</w:t>
                  </w:r>
                  <w:r w:rsidRPr="00CE154F">
                    <w:rPr>
                      <w:rFonts w:ascii="Calibri" w:eastAsia="Calibri" w:hAnsi="Calibri" w:cs="Calibri"/>
                      <w:vertAlign w:val="superscript"/>
                    </w:rPr>
                    <w:t>2</w:t>
                  </w:r>
                  <w:proofErr w:type="spellEnd"/>
                  <w:r w:rsidRPr="00CE154F">
                    <w:t>)</w:t>
                  </w:r>
                </w:p>
              </w:tc>
              <w:tc>
                <w:tcPr>
                  <w:tcW w:w="1958" w:type="dxa"/>
                  <w:tcBorders>
                    <w:top w:val="nil"/>
                    <w:left w:val="nil"/>
                    <w:bottom w:val="nil"/>
                    <w:right w:val="nil"/>
                  </w:tcBorders>
                </w:tcPr>
                <w:p w14:paraId="11ECAB72" w14:textId="77777777" w:rsidR="00097A9D" w:rsidRPr="00CE154F" w:rsidRDefault="00097A9D" w:rsidP="00F34C6C">
                  <w:pPr>
                    <w:pStyle w:val="TCTableBody"/>
                    <w:framePr w:wrap="around" w:vAnchor="text" w:hAnchor="margin"/>
                    <w:suppressOverlap/>
                    <w:pPrChange w:id="1099" w:author="Author" w:date="2021-01-29T11:08:00Z">
                      <w:pPr>
                        <w:framePr w:wrap="around" w:vAnchor="text" w:hAnchor="margin"/>
                        <w:spacing w:after="0" w:line="259" w:lineRule="auto"/>
                        <w:ind w:left="162"/>
                        <w:suppressOverlap/>
                        <w:jc w:val="left"/>
                      </w:pPr>
                    </w:pPrChange>
                  </w:pPr>
                  <w:r w:rsidRPr="00CE154F">
                    <w:t>38.918</w:t>
                  </w:r>
                </w:p>
              </w:tc>
              <w:tc>
                <w:tcPr>
                  <w:tcW w:w="2313" w:type="dxa"/>
                  <w:tcBorders>
                    <w:top w:val="nil"/>
                    <w:left w:val="nil"/>
                    <w:bottom w:val="nil"/>
                    <w:right w:val="nil"/>
                  </w:tcBorders>
                </w:tcPr>
                <w:p w14:paraId="3F79E63E" w14:textId="77777777" w:rsidR="00097A9D" w:rsidRPr="00CE154F" w:rsidRDefault="00097A9D" w:rsidP="00F34C6C">
                  <w:pPr>
                    <w:pStyle w:val="TCTableBody"/>
                    <w:framePr w:wrap="around" w:vAnchor="text" w:hAnchor="margin"/>
                    <w:suppressOverlap/>
                    <w:pPrChange w:id="1100" w:author="Author" w:date="2021-01-29T11:08:00Z">
                      <w:pPr>
                        <w:framePr w:wrap="around" w:vAnchor="text" w:hAnchor="margin"/>
                        <w:spacing w:after="0" w:line="259" w:lineRule="auto"/>
                        <w:ind w:left="339"/>
                        <w:suppressOverlap/>
                        <w:jc w:val="left"/>
                      </w:pPr>
                    </w:pPrChange>
                  </w:pPr>
                  <w:r w:rsidRPr="00CE154F">
                    <w:t>37.564</w:t>
                  </w:r>
                </w:p>
              </w:tc>
              <w:tc>
                <w:tcPr>
                  <w:tcW w:w="2254" w:type="dxa"/>
                  <w:tcBorders>
                    <w:top w:val="nil"/>
                    <w:left w:val="nil"/>
                    <w:bottom w:val="nil"/>
                    <w:right w:val="nil"/>
                  </w:tcBorders>
                </w:tcPr>
                <w:p w14:paraId="4282AA58" w14:textId="77777777" w:rsidR="00097A9D" w:rsidRPr="00CE154F" w:rsidRDefault="00097A9D" w:rsidP="00F34C6C">
                  <w:pPr>
                    <w:pStyle w:val="TCTableBody"/>
                    <w:framePr w:wrap="around" w:vAnchor="text" w:hAnchor="margin"/>
                    <w:suppressOverlap/>
                    <w:pPrChange w:id="1101" w:author="Author" w:date="2021-01-29T11:08:00Z">
                      <w:pPr>
                        <w:framePr w:wrap="around" w:vAnchor="text" w:hAnchor="margin"/>
                        <w:spacing w:after="0" w:line="259" w:lineRule="auto"/>
                        <w:ind w:left="312"/>
                        <w:suppressOverlap/>
                        <w:jc w:val="left"/>
                      </w:pPr>
                    </w:pPrChange>
                  </w:pPr>
                  <w:r w:rsidRPr="00CE154F">
                    <w:t>37.656</w:t>
                  </w:r>
                </w:p>
              </w:tc>
              <w:tc>
                <w:tcPr>
                  <w:tcW w:w="1157" w:type="dxa"/>
                  <w:tcBorders>
                    <w:top w:val="nil"/>
                    <w:left w:val="nil"/>
                    <w:bottom w:val="nil"/>
                    <w:right w:val="nil"/>
                  </w:tcBorders>
                </w:tcPr>
                <w:p w14:paraId="29CDD94C" w14:textId="77777777" w:rsidR="00097A9D" w:rsidRPr="00CE154F" w:rsidRDefault="00097A9D" w:rsidP="00F34C6C">
                  <w:pPr>
                    <w:pStyle w:val="TCTableBody"/>
                    <w:framePr w:wrap="around" w:vAnchor="text" w:hAnchor="margin"/>
                    <w:suppressOverlap/>
                    <w:pPrChange w:id="1102" w:author="Author" w:date="2021-01-29T11:08:00Z">
                      <w:pPr>
                        <w:framePr w:wrap="around" w:vAnchor="text" w:hAnchor="margin"/>
                        <w:spacing w:after="0" w:line="259" w:lineRule="auto"/>
                        <w:ind w:right="3"/>
                        <w:suppressOverlap/>
                        <w:jc w:val="center"/>
                      </w:pPr>
                    </w:pPrChange>
                  </w:pPr>
                  <w:r w:rsidRPr="00CE154F">
                    <w:t>39.641</w:t>
                  </w:r>
                </w:p>
              </w:tc>
            </w:tr>
            <w:tr w:rsidR="00097A9D" w:rsidRPr="00CE154F" w14:paraId="0D82D1F1" w14:textId="77777777" w:rsidTr="00D71253">
              <w:trPr>
                <w:trHeight w:val="229"/>
              </w:trPr>
              <w:tc>
                <w:tcPr>
                  <w:tcW w:w="2280" w:type="dxa"/>
                  <w:tcBorders>
                    <w:top w:val="nil"/>
                    <w:left w:val="nil"/>
                    <w:bottom w:val="nil"/>
                    <w:right w:val="nil"/>
                  </w:tcBorders>
                </w:tcPr>
                <w:p w14:paraId="3BD4D9B9" w14:textId="77777777" w:rsidR="00097A9D" w:rsidRPr="00CE154F" w:rsidRDefault="00097A9D" w:rsidP="00F34C6C">
                  <w:pPr>
                    <w:pStyle w:val="TCTableBody"/>
                    <w:framePr w:wrap="around" w:vAnchor="text" w:hAnchor="margin"/>
                    <w:suppressOverlap/>
                    <w:pPrChange w:id="1103" w:author="Author" w:date="2021-01-29T11:08:00Z">
                      <w:pPr>
                        <w:framePr w:wrap="around" w:vAnchor="text" w:hAnchor="margin"/>
                        <w:spacing w:after="0" w:line="259" w:lineRule="auto"/>
                        <w:ind w:left="40"/>
                        <w:suppressOverlap/>
                        <w:jc w:val="left"/>
                      </w:pPr>
                    </w:pPrChange>
                  </w:pPr>
                  <w:r w:rsidRPr="00CE154F">
                    <w:t>FF (%)</w:t>
                  </w:r>
                </w:p>
              </w:tc>
              <w:tc>
                <w:tcPr>
                  <w:tcW w:w="1958" w:type="dxa"/>
                  <w:tcBorders>
                    <w:top w:val="nil"/>
                    <w:left w:val="nil"/>
                    <w:bottom w:val="nil"/>
                    <w:right w:val="nil"/>
                  </w:tcBorders>
                </w:tcPr>
                <w:p w14:paraId="6FB15323" w14:textId="77777777" w:rsidR="00097A9D" w:rsidRPr="00CE154F" w:rsidRDefault="00097A9D" w:rsidP="00F34C6C">
                  <w:pPr>
                    <w:pStyle w:val="TCTableBody"/>
                    <w:framePr w:wrap="around" w:vAnchor="text" w:hAnchor="margin"/>
                    <w:suppressOverlap/>
                    <w:pPrChange w:id="1104" w:author="Author" w:date="2021-01-29T11:08:00Z">
                      <w:pPr>
                        <w:framePr w:wrap="around" w:vAnchor="text" w:hAnchor="margin"/>
                        <w:spacing w:after="0" w:line="259" w:lineRule="auto"/>
                        <w:ind w:left="198"/>
                        <w:suppressOverlap/>
                        <w:jc w:val="left"/>
                      </w:pPr>
                    </w:pPrChange>
                  </w:pPr>
                  <w:r w:rsidRPr="00CE154F">
                    <w:t>78.37</w:t>
                  </w:r>
                </w:p>
              </w:tc>
              <w:tc>
                <w:tcPr>
                  <w:tcW w:w="2313" w:type="dxa"/>
                  <w:tcBorders>
                    <w:top w:val="nil"/>
                    <w:left w:val="nil"/>
                    <w:bottom w:val="nil"/>
                    <w:right w:val="nil"/>
                  </w:tcBorders>
                </w:tcPr>
                <w:p w14:paraId="00CF6A1E" w14:textId="77777777" w:rsidR="00097A9D" w:rsidRPr="00CE154F" w:rsidRDefault="00097A9D" w:rsidP="00F34C6C">
                  <w:pPr>
                    <w:pStyle w:val="TCTableBody"/>
                    <w:framePr w:wrap="around" w:vAnchor="text" w:hAnchor="margin"/>
                    <w:suppressOverlap/>
                    <w:pPrChange w:id="1105" w:author="Author" w:date="2021-01-29T11:08:00Z">
                      <w:pPr>
                        <w:framePr w:wrap="around" w:vAnchor="text" w:hAnchor="margin"/>
                        <w:spacing w:after="0" w:line="259" w:lineRule="auto"/>
                        <w:ind w:left="379"/>
                        <w:suppressOverlap/>
                        <w:jc w:val="left"/>
                      </w:pPr>
                    </w:pPrChange>
                  </w:pPr>
                  <w:r w:rsidRPr="00CE154F">
                    <w:t>77.48</w:t>
                  </w:r>
                </w:p>
              </w:tc>
              <w:tc>
                <w:tcPr>
                  <w:tcW w:w="2254" w:type="dxa"/>
                  <w:tcBorders>
                    <w:top w:val="nil"/>
                    <w:left w:val="nil"/>
                    <w:bottom w:val="nil"/>
                    <w:right w:val="nil"/>
                  </w:tcBorders>
                </w:tcPr>
                <w:p w14:paraId="3026B2E0" w14:textId="77777777" w:rsidR="00097A9D" w:rsidRPr="00CE154F" w:rsidRDefault="00097A9D" w:rsidP="00F34C6C">
                  <w:pPr>
                    <w:pStyle w:val="TCTableBody"/>
                    <w:framePr w:wrap="around" w:vAnchor="text" w:hAnchor="margin"/>
                    <w:suppressOverlap/>
                    <w:pPrChange w:id="1106" w:author="Author" w:date="2021-01-29T11:08:00Z">
                      <w:pPr>
                        <w:framePr w:wrap="around" w:vAnchor="text" w:hAnchor="margin"/>
                        <w:spacing w:after="0" w:line="259" w:lineRule="auto"/>
                        <w:ind w:left="342"/>
                        <w:suppressOverlap/>
                        <w:jc w:val="left"/>
                      </w:pPr>
                    </w:pPrChange>
                  </w:pPr>
                  <w:r w:rsidRPr="00CE154F">
                    <w:t>75.08</w:t>
                  </w:r>
                </w:p>
              </w:tc>
              <w:tc>
                <w:tcPr>
                  <w:tcW w:w="1157" w:type="dxa"/>
                  <w:tcBorders>
                    <w:top w:val="nil"/>
                    <w:left w:val="nil"/>
                    <w:bottom w:val="nil"/>
                    <w:right w:val="nil"/>
                  </w:tcBorders>
                </w:tcPr>
                <w:p w14:paraId="57A91B22" w14:textId="77777777" w:rsidR="00097A9D" w:rsidRPr="00CE154F" w:rsidRDefault="00097A9D" w:rsidP="00F34C6C">
                  <w:pPr>
                    <w:pStyle w:val="TCTableBody"/>
                    <w:framePr w:wrap="around" w:vAnchor="text" w:hAnchor="margin"/>
                    <w:suppressOverlap/>
                    <w:pPrChange w:id="1107" w:author="Author" w:date="2021-01-29T11:08:00Z">
                      <w:pPr>
                        <w:framePr w:wrap="around" w:vAnchor="text" w:hAnchor="margin"/>
                        <w:spacing w:after="0" w:line="259" w:lineRule="auto"/>
                        <w:ind w:right="3"/>
                        <w:suppressOverlap/>
                        <w:jc w:val="center"/>
                      </w:pPr>
                    </w:pPrChange>
                  </w:pPr>
                  <w:r w:rsidRPr="00CE154F">
                    <w:t>81.08</w:t>
                  </w:r>
                </w:p>
              </w:tc>
            </w:tr>
            <w:tr w:rsidR="00097A9D" w:rsidRPr="00CE154F" w14:paraId="4121EA35" w14:textId="77777777" w:rsidTr="00D71253">
              <w:trPr>
                <w:trHeight w:val="235"/>
              </w:trPr>
              <w:tc>
                <w:tcPr>
                  <w:tcW w:w="2280" w:type="dxa"/>
                  <w:tcBorders>
                    <w:top w:val="nil"/>
                    <w:left w:val="nil"/>
                    <w:bottom w:val="nil"/>
                    <w:right w:val="nil"/>
                  </w:tcBorders>
                </w:tcPr>
                <w:p w14:paraId="6EBCB99A" w14:textId="77777777" w:rsidR="00097A9D" w:rsidRPr="00CE154F" w:rsidRDefault="00097A9D" w:rsidP="00F34C6C">
                  <w:pPr>
                    <w:pStyle w:val="TCTableBody"/>
                    <w:framePr w:wrap="around" w:vAnchor="text" w:hAnchor="margin"/>
                    <w:suppressOverlap/>
                    <w:pPrChange w:id="1108" w:author="Author" w:date="2021-01-29T11:08:00Z">
                      <w:pPr>
                        <w:framePr w:wrap="around" w:vAnchor="text" w:hAnchor="margin"/>
                        <w:spacing w:after="0" w:line="259" w:lineRule="auto"/>
                        <w:ind w:left="40"/>
                        <w:suppressOverlap/>
                        <w:jc w:val="left"/>
                      </w:pPr>
                    </w:pPrChange>
                  </w:pPr>
                  <w:r w:rsidRPr="00CE154F">
                    <w:rPr>
                      <w:rFonts w:ascii="Cambria Math" w:eastAsia="Calibri" w:hAnsi="Cambria Math" w:cs="Cambria Math"/>
                    </w:rPr>
                    <w:t>𝜂</w:t>
                  </w:r>
                  <w:r w:rsidRPr="00CE154F">
                    <w:rPr>
                      <w:rFonts w:ascii="Calibri" w:eastAsia="Calibri" w:hAnsi="Calibri" w:cs="Calibri"/>
                    </w:rPr>
                    <w:t xml:space="preserve"> </w:t>
                  </w:r>
                  <w:r w:rsidRPr="00CE154F">
                    <w:t>(%)</w:t>
                  </w:r>
                </w:p>
              </w:tc>
              <w:tc>
                <w:tcPr>
                  <w:tcW w:w="1958" w:type="dxa"/>
                  <w:tcBorders>
                    <w:top w:val="nil"/>
                    <w:left w:val="nil"/>
                    <w:bottom w:val="nil"/>
                    <w:right w:val="nil"/>
                  </w:tcBorders>
                </w:tcPr>
                <w:p w14:paraId="59294BD8" w14:textId="77777777" w:rsidR="00097A9D" w:rsidRPr="00CE154F" w:rsidRDefault="00097A9D" w:rsidP="00F34C6C">
                  <w:pPr>
                    <w:pStyle w:val="TCTableBody"/>
                    <w:framePr w:wrap="around" w:vAnchor="text" w:hAnchor="margin"/>
                    <w:suppressOverlap/>
                    <w:pPrChange w:id="1109" w:author="Author" w:date="2021-01-29T11:08:00Z">
                      <w:pPr>
                        <w:framePr w:wrap="around" w:vAnchor="text" w:hAnchor="margin"/>
                        <w:spacing w:after="0" w:line="259" w:lineRule="auto"/>
                        <w:ind w:left="195"/>
                        <w:suppressOverlap/>
                        <w:jc w:val="left"/>
                      </w:pPr>
                    </w:pPrChange>
                  </w:pPr>
                  <w:r w:rsidRPr="00CE154F">
                    <w:t>22.25</w:t>
                  </w:r>
                </w:p>
              </w:tc>
              <w:tc>
                <w:tcPr>
                  <w:tcW w:w="2313" w:type="dxa"/>
                  <w:tcBorders>
                    <w:top w:val="nil"/>
                    <w:left w:val="nil"/>
                    <w:bottom w:val="nil"/>
                    <w:right w:val="nil"/>
                  </w:tcBorders>
                </w:tcPr>
                <w:p w14:paraId="204F83E6" w14:textId="77777777" w:rsidR="00097A9D" w:rsidRPr="00CE154F" w:rsidRDefault="00097A9D" w:rsidP="00F34C6C">
                  <w:pPr>
                    <w:pStyle w:val="TCTableBody"/>
                    <w:framePr w:wrap="around" w:vAnchor="text" w:hAnchor="margin"/>
                    <w:suppressOverlap/>
                    <w:pPrChange w:id="1110" w:author="Author" w:date="2021-01-29T11:08:00Z">
                      <w:pPr>
                        <w:framePr w:wrap="around" w:vAnchor="text" w:hAnchor="margin"/>
                        <w:spacing w:after="0" w:line="259" w:lineRule="auto"/>
                        <w:ind w:left="370"/>
                        <w:suppressOverlap/>
                        <w:jc w:val="left"/>
                      </w:pPr>
                    </w:pPrChange>
                  </w:pPr>
                  <w:r w:rsidRPr="00CE154F">
                    <w:t>20.23</w:t>
                  </w:r>
                </w:p>
              </w:tc>
              <w:tc>
                <w:tcPr>
                  <w:tcW w:w="2254" w:type="dxa"/>
                  <w:tcBorders>
                    <w:top w:val="nil"/>
                    <w:left w:val="nil"/>
                    <w:bottom w:val="nil"/>
                    <w:right w:val="nil"/>
                  </w:tcBorders>
                </w:tcPr>
                <w:p w14:paraId="2583CDA5" w14:textId="77777777" w:rsidR="00097A9D" w:rsidRPr="00CE154F" w:rsidRDefault="00097A9D" w:rsidP="00F34C6C">
                  <w:pPr>
                    <w:pStyle w:val="TCTableBody"/>
                    <w:framePr w:wrap="around" w:vAnchor="text" w:hAnchor="margin"/>
                    <w:suppressOverlap/>
                    <w:pPrChange w:id="1111" w:author="Author" w:date="2021-01-29T11:08:00Z">
                      <w:pPr>
                        <w:framePr w:wrap="around" w:vAnchor="text" w:hAnchor="margin"/>
                        <w:spacing w:after="0" w:line="259" w:lineRule="auto"/>
                        <w:ind w:left="358"/>
                        <w:suppressOverlap/>
                        <w:jc w:val="left"/>
                      </w:pPr>
                    </w:pPrChange>
                  </w:pPr>
                  <w:r w:rsidRPr="00CE154F">
                    <w:t>19.58</w:t>
                  </w:r>
                </w:p>
              </w:tc>
              <w:tc>
                <w:tcPr>
                  <w:tcW w:w="1157" w:type="dxa"/>
                  <w:tcBorders>
                    <w:top w:val="nil"/>
                    <w:left w:val="nil"/>
                    <w:bottom w:val="nil"/>
                    <w:right w:val="nil"/>
                  </w:tcBorders>
                </w:tcPr>
                <w:p w14:paraId="4C750A88" w14:textId="77777777" w:rsidR="00097A9D" w:rsidRPr="00CE154F" w:rsidRDefault="00097A9D" w:rsidP="00F34C6C">
                  <w:pPr>
                    <w:pStyle w:val="TCTableBody"/>
                    <w:framePr w:wrap="around" w:vAnchor="text" w:hAnchor="margin"/>
                    <w:suppressOverlap/>
                    <w:pPrChange w:id="1112" w:author="Author" w:date="2021-01-29T11:08:00Z">
                      <w:pPr>
                        <w:framePr w:wrap="around" w:vAnchor="text" w:hAnchor="margin"/>
                        <w:spacing w:after="0" w:line="259" w:lineRule="auto"/>
                        <w:ind w:right="3"/>
                        <w:suppressOverlap/>
                        <w:jc w:val="center"/>
                      </w:pPr>
                    </w:pPrChange>
                  </w:pPr>
                  <w:r w:rsidRPr="00CE154F">
                    <w:t>21.17</w:t>
                  </w:r>
                </w:p>
              </w:tc>
            </w:tr>
            <w:tr w:rsidR="00097A9D" w:rsidRPr="00CE154F" w14:paraId="5EA5AE1E" w14:textId="77777777" w:rsidTr="00D71253">
              <w:trPr>
                <w:trHeight w:val="247"/>
              </w:trPr>
              <w:tc>
                <w:tcPr>
                  <w:tcW w:w="2280" w:type="dxa"/>
                  <w:tcBorders>
                    <w:top w:val="nil"/>
                    <w:left w:val="nil"/>
                    <w:bottom w:val="single" w:sz="3" w:space="0" w:color="2C2A28"/>
                    <w:right w:val="nil"/>
                  </w:tcBorders>
                </w:tcPr>
                <w:p w14:paraId="4D22D52F" w14:textId="77777777" w:rsidR="00097A9D" w:rsidRPr="00CE154F" w:rsidRDefault="00097A9D" w:rsidP="00F34C6C">
                  <w:pPr>
                    <w:pStyle w:val="TCTableBody"/>
                    <w:framePr w:wrap="around" w:vAnchor="text" w:hAnchor="margin"/>
                    <w:suppressOverlap/>
                    <w:pPrChange w:id="1113" w:author="Author" w:date="2021-01-29T11:08:00Z">
                      <w:pPr>
                        <w:framePr w:wrap="around" w:vAnchor="text" w:hAnchor="margin"/>
                        <w:spacing w:after="0" w:line="259" w:lineRule="auto"/>
                        <w:ind w:left="40"/>
                        <w:suppressOverlap/>
                        <w:jc w:val="left"/>
                      </w:pPr>
                    </w:pPrChange>
                  </w:pPr>
                  <w:r w:rsidRPr="00CE154F">
                    <w:t>TC (%/</w:t>
                  </w:r>
                  <w:r w:rsidRPr="00CE154F">
                    <w:rPr>
                      <w:rFonts w:ascii="Cambria Math" w:eastAsia="Calibri" w:hAnsi="Cambria Math" w:cs="Cambria Math"/>
                      <w:vertAlign w:val="superscript"/>
                    </w:rPr>
                    <w:t>∘</w:t>
                  </w:r>
                  <w:r w:rsidRPr="00CE154F">
                    <w:t>C)</w:t>
                  </w:r>
                </w:p>
              </w:tc>
              <w:tc>
                <w:tcPr>
                  <w:tcW w:w="1958" w:type="dxa"/>
                  <w:tcBorders>
                    <w:top w:val="nil"/>
                    <w:left w:val="nil"/>
                    <w:bottom w:val="single" w:sz="3" w:space="0" w:color="2C2A28"/>
                    <w:right w:val="nil"/>
                  </w:tcBorders>
                </w:tcPr>
                <w:p w14:paraId="4C59556C" w14:textId="77777777" w:rsidR="00097A9D" w:rsidRPr="00CE154F" w:rsidRDefault="00097A9D" w:rsidP="00F34C6C">
                  <w:pPr>
                    <w:pStyle w:val="TCTableBody"/>
                    <w:framePr w:wrap="around" w:vAnchor="text" w:hAnchor="margin"/>
                    <w:suppressOverlap/>
                    <w:pPrChange w:id="1114" w:author="Author" w:date="2021-01-29T11:08:00Z">
                      <w:pPr>
                        <w:framePr w:wrap="around" w:vAnchor="text" w:hAnchor="margin"/>
                        <w:spacing w:after="0" w:line="259" w:lineRule="auto"/>
                        <w:ind w:left="140"/>
                        <w:suppressOverlap/>
                        <w:jc w:val="left"/>
                      </w:pPr>
                    </w:pPrChange>
                  </w:pPr>
                  <w:r w:rsidRPr="00CE154F">
                    <w:rPr>
                      <w:rFonts w:ascii="Calibri" w:eastAsia="Calibri" w:hAnsi="Calibri" w:cs="Calibri"/>
                    </w:rPr>
                    <w:t>−</w:t>
                  </w:r>
                  <w:r w:rsidRPr="00CE154F">
                    <w:t>0.225</w:t>
                  </w:r>
                </w:p>
              </w:tc>
              <w:tc>
                <w:tcPr>
                  <w:tcW w:w="2313" w:type="dxa"/>
                  <w:tcBorders>
                    <w:top w:val="nil"/>
                    <w:left w:val="nil"/>
                    <w:bottom w:val="single" w:sz="3" w:space="0" w:color="2C2A28"/>
                    <w:right w:val="nil"/>
                  </w:tcBorders>
                </w:tcPr>
                <w:p w14:paraId="1A2EF8E9" w14:textId="77777777" w:rsidR="00097A9D" w:rsidRPr="00CE154F" w:rsidRDefault="00097A9D" w:rsidP="00F34C6C">
                  <w:pPr>
                    <w:pStyle w:val="TCTableBody"/>
                    <w:framePr w:wrap="around" w:vAnchor="text" w:hAnchor="margin"/>
                    <w:suppressOverlap/>
                    <w:pPrChange w:id="1115" w:author="Author" w:date="2021-01-29T11:08:00Z">
                      <w:pPr>
                        <w:framePr w:wrap="around" w:vAnchor="text" w:hAnchor="margin"/>
                        <w:spacing w:after="0" w:line="259" w:lineRule="auto"/>
                        <w:ind w:left="271"/>
                        <w:suppressOverlap/>
                        <w:jc w:val="left"/>
                      </w:pPr>
                    </w:pPrChange>
                  </w:pPr>
                  <w:r w:rsidRPr="00CE154F">
                    <w:rPr>
                      <w:rFonts w:ascii="Calibri" w:eastAsia="Calibri" w:hAnsi="Calibri" w:cs="Calibri"/>
                    </w:rPr>
                    <w:t>−</w:t>
                  </w:r>
                  <w:r w:rsidRPr="00CE154F">
                    <w:t>0.3043</w:t>
                  </w:r>
                </w:p>
              </w:tc>
              <w:tc>
                <w:tcPr>
                  <w:tcW w:w="2254" w:type="dxa"/>
                  <w:tcBorders>
                    <w:top w:val="nil"/>
                    <w:left w:val="nil"/>
                    <w:bottom w:val="single" w:sz="3" w:space="0" w:color="2C2A28"/>
                    <w:right w:val="nil"/>
                  </w:tcBorders>
                </w:tcPr>
                <w:p w14:paraId="170FD2F8" w14:textId="77777777" w:rsidR="00097A9D" w:rsidRPr="00CE154F" w:rsidRDefault="00097A9D" w:rsidP="00F34C6C">
                  <w:pPr>
                    <w:pStyle w:val="TCTableBody"/>
                    <w:framePr w:wrap="around" w:vAnchor="text" w:hAnchor="margin"/>
                    <w:suppressOverlap/>
                    <w:pPrChange w:id="1116" w:author="Author" w:date="2021-01-29T11:08:00Z">
                      <w:pPr>
                        <w:framePr w:wrap="around" w:vAnchor="text" w:hAnchor="margin"/>
                        <w:spacing w:after="0" w:line="259" w:lineRule="auto"/>
                        <w:ind w:left="237"/>
                        <w:suppressOverlap/>
                        <w:jc w:val="left"/>
                      </w:pPr>
                    </w:pPrChange>
                  </w:pPr>
                  <w:r w:rsidRPr="00CE154F">
                    <w:rPr>
                      <w:rFonts w:ascii="Calibri" w:eastAsia="Calibri" w:hAnsi="Calibri" w:cs="Calibri"/>
                    </w:rPr>
                    <w:t>−</w:t>
                  </w:r>
                  <w:r w:rsidRPr="00CE154F">
                    <w:t>0.2000</w:t>
                  </w:r>
                </w:p>
              </w:tc>
              <w:tc>
                <w:tcPr>
                  <w:tcW w:w="1157" w:type="dxa"/>
                  <w:tcBorders>
                    <w:top w:val="nil"/>
                    <w:left w:val="nil"/>
                    <w:bottom w:val="single" w:sz="3" w:space="0" w:color="2C2A28"/>
                    <w:right w:val="nil"/>
                  </w:tcBorders>
                </w:tcPr>
                <w:p w14:paraId="551D4324" w14:textId="77777777" w:rsidR="00097A9D" w:rsidRPr="00CE154F" w:rsidRDefault="00097A9D" w:rsidP="00F34C6C">
                  <w:pPr>
                    <w:pStyle w:val="TCTableBody"/>
                    <w:framePr w:wrap="around" w:vAnchor="text" w:hAnchor="margin"/>
                    <w:suppressOverlap/>
                    <w:pPrChange w:id="1117" w:author="Author" w:date="2021-01-29T11:08:00Z">
                      <w:pPr>
                        <w:framePr w:wrap="around" w:vAnchor="text" w:hAnchor="margin"/>
                        <w:spacing w:after="0" w:line="259" w:lineRule="auto"/>
                        <w:ind w:right="3"/>
                        <w:suppressOverlap/>
                        <w:jc w:val="center"/>
                      </w:pPr>
                    </w:pPrChange>
                  </w:pPr>
                  <w:r w:rsidRPr="00CE154F">
                    <w:rPr>
                      <w:rFonts w:ascii="Calibri" w:eastAsia="Calibri" w:hAnsi="Calibri" w:cs="Calibri"/>
                    </w:rPr>
                    <w:t>−</w:t>
                  </w:r>
                  <w:r w:rsidRPr="00CE154F">
                    <w:t>0.2000</w:t>
                  </w:r>
                </w:p>
              </w:tc>
            </w:tr>
          </w:tbl>
          <w:p w14:paraId="1515A046" w14:textId="77777777" w:rsidR="00097A9D" w:rsidRPr="00CE154F" w:rsidRDefault="00097A9D" w:rsidP="00D71253">
            <w:pPr>
              <w:spacing w:after="160" w:line="259" w:lineRule="auto"/>
              <w:jc w:val="left"/>
              <w:rPr>
                <w:szCs w:val="24"/>
              </w:rPr>
            </w:pPr>
          </w:p>
        </w:tc>
      </w:tr>
    </w:tbl>
    <w:p w14:paraId="4A82F2AF" w14:textId="77777777" w:rsidR="00097A9D" w:rsidRPr="00CE154F" w:rsidRDefault="00097A9D" w:rsidP="00097A9D">
      <w:pPr>
        <w:spacing w:after="195" w:line="250" w:lineRule="auto"/>
        <w:ind w:left="52"/>
        <w:rPr>
          <w:szCs w:val="24"/>
        </w:rPr>
      </w:pPr>
    </w:p>
    <w:p w14:paraId="1CA4FCD1" w14:textId="77777777" w:rsidR="00097A9D" w:rsidRPr="00CE154F" w:rsidRDefault="00097A9D" w:rsidP="00097A9D">
      <w:pPr>
        <w:spacing w:after="195" w:line="250" w:lineRule="auto"/>
        <w:ind w:left="52"/>
        <w:rPr>
          <w:szCs w:val="24"/>
        </w:rPr>
      </w:pPr>
    </w:p>
    <w:p w14:paraId="00839E38" w14:textId="41C5B33B" w:rsidR="00097A9D" w:rsidRPr="00CE154F" w:rsidRDefault="00097A9D" w:rsidP="00097A9D">
      <w:pPr>
        <w:spacing w:after="195" w:line="250" w:lineRule="auto"/>
        <w:ind w:left="52"/>
        <w:rPr>
          <w:szCs w:val="24"/>
        </w:rPr>
      </w:pPr>
    </w:p>
    <w:p w14:paraId="545977F9" w14:textId="18436E27" w:rsidR="00097A9D" w:rsidRDefault="00097A9D" w:rsidP="00097A9D">
      <w:pPr>
        <w:spacing w:after="239" w:line="259" w:lineRule="auto"/>
        <w:ind w:left="136"/>
        <w:jc w:val="left"/>
        <w:rPr>
          <w:ins w:id="1118" w:author="Author" w:date="2021-02-09T15:11:00Z"/>
          <w:szCs w:val="24"/>
        </w:rPr>
      </w:pPr>
      <w:commentRangeStart w:id="1119"/>
      <w:r w:rsidRPr="00CE154F">
        <w:rPr>
          <w:noProof/>
          <w:szCs w:val="24"/>
        </w:rPr>
        <w:lastRenderedPageBreak/>
        <w:drawing>
          <wp:inline distT="0" distB="0" distL="0" distR="0" wp14:anchorId="6CCB4BD1" wp14:editId="2B9A7974">
            <wp:extent cx="2865120" cy="2200656"/>
            <wp:effectExtent l="0" t="0" r="0" b="0"/>
            <wp:docPr id="38533" name="Picture 38533"/>
            <wp:cNvGraphicFramePr/>
            <a:graphic xmlns:a="http://schemas.openxmlformats.org/drawingml/2006/main">
              <a:graphicData uri="http://schemas.openxmlformats.org/drawingml/2006/picture">
                <pic:pic xmlns:pic="http://schemas.openxmlformats.org/drawingml/2006/picture">
                  <pic:nvPicPr>
                    <pic:cNvPr id="38533" name="Picture 38533"/>
                    <pic:cNvPicPr/>
                  </pic:nvPicPr>
                  <pic:blipFill>
                    <a:blip r:embed="rId15"/>
                    <a:stretch>
                      <a:fillRect/>
                    </a:stretch>
                  </pic:blipFill>
                  <pic:spPr>
                    <a:xfrm>
                      <a:off x="0" y="0"/>
                      <a:ext cx="2865120" cy="2200656"/>
                    </a:xfrm>
                    <a:prstGeom prst="rect">
                      <a:avLst/>
                    </a:prstGeom>
                  </pic:spPr>
                </pic:pic>
              </a:graphicData>
            </a:graphic>
          </wp:inline>
        </w:drawing>
      </w:r>
      <w:commentRangeEnd w:id="1119"/>
      <w:r w:rsidR="007E1376">
        <w:rPr>
          <w:rStyle w:val="CommentReference"/>
        </w:rPr>
        <w:commentReference w:id="1119"/>
      </w:r>
    </w:p>
    <w:p w14:paraId="6DE59ABE" w14:textId="75564274" w:rsidR="00113C34" w:rsidRPr="00CE154F" w:rsidRDefault="00113C34" w:rsidP="00097A9D">
      <w:pPr>
        <w:spacing w:after="239" w:line="259" w:lineRule="auto"/>
        <w:ind w:left="136"/>
        <w:jc w:val="left"/>
        <w:rPr>
          <w:szCs w:val="24"/>
        </w:rPr>
      </w:pPr>
      <w:r w:rsidRPr="00CE154F">
        <w:rPr>
          <w:rFonts w:ascii="Calibri" w:eastAsia="Calibri" w:hAnsi="Calibri" w:cs="Calibri"/>
          <w:noProof/>
          <w:color w:val="000000"/>
          <w:szCs w:val="24"/>
        </w:rPr>
        <mc:AlternateContent>
          <mc:Choice Requires="wpg">
            <w:drawing>
              <wp:anchor distT="0" distB="0" distL="114300" distR="114300" simplePos="0" relativeHeight="251658240" behindDoc="0" locked="0" layoutInCell="1" allowOverlap="1" wp14:anchorId="012A00A5" wp14:editId="0B84A9FE">
                <wp:simplePos x="0" y="0"/>
                <wp:positionH relativeFrom="column">
                  <wp:posOffset>399415</wp:posOffset>
                </wp:positionH>
                <wp:positionV relativeFrom="paragraph">
                  <wp:posOffset>340995</wp:posOffset>
                </wp:positionV>
                <wp:extent cx="309880" cy="429260"/>
                <wp:effectExtent l="0" t="0" r="13970" b="8890"/>
                <wp:wrapSquare wrapText="bothSides"/>
                <wp:docPr id="38009" name="Group 38009"/>
                <wp:cNvGraphicFramePr/>
                <a:graphic xmlns:a="http://schemas.openxmlformats.org/drawingml/2006/main">
                  <a:graphicData uri="http://schemas.microsoft.com/office/word/2010/wordprocessingGroup">
                    <wpg:wgp>
                      <wpg:cNvGrpSpPr/>
                      <wpg:grpSpPr>
                        <a:xfrm>
                          <a:off x="0" y="0"/>
                          <a:ext cx="309880" cy="429260"/>
                          <a:chOff x="0" y="0"/>
                          <a:chExt cx="166319" cy="199492"/>
                        </a:xfrm>
                      </wpg:grpSpPr>
                      <wps:wsp>
                        <wps:cNvPr id="2754" name="Shape 2754"/>
                        <wps:cNvSpPr/>
                        <wps:spPr>
                          <a:xfrm>
                            <a:off x="0" y="164312"/>
                            <a:ext cx="166319" cy="0"/>
                          </a:xfrm>
                          <a:custGeom>
                            <a:avLst/>
                            <a:gdLst/>
                            <a:ahLst/>
                            <a:cxnLst/>
                            <a:rect l="0" t="0" r="0" b="0"/>
                            <a:pathLst>
                              <a:path w="166319">
                                <a:moveTo>
                                  <a:pt x="0" y="0"/>
                                </a:moveTo>
                                <a:lnTo>
                                  <a:pt x="166319"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2755" name="Shape 2755"/>
                        <wps:cNvSpPr/>
                        <wps:spPr>
                          <a:xfrm>
                            <a:off x="0" y="38214"/>
                            <a:ext cx="166319" cy="0"/>
                          </a:xfrm>
                          <a:custGeom>
                            <a:avLst/>
                            <a:gdLst/>
                            <a:ahLst/>
                            <a:cxnLst/>
                            <a:rect l="0" t="0" r="0" b="0"/>
                            <a:pathLst>
                              <a:path w="166319">
                                <a:moveTo>
                                  <a:pt x="0" y="0"/>
                                </a:moveTo>
                                <a:lnTo>
                                  <a:pt x="166319"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9178" name="Shape 39178"/>
                        <wps:cNvSpPr/>
                        <wps:spPr>
                          <a:xfrm>
                            <a:off x="52451" y="0"/>
                            <a:ext cx="60325" cy="199492"/>
                          </a:xfrm>
                          <a:custGeom>
                            <a:avLst/>
                            <a:gdLst/>
                            <a:ahLst/>
                            <a:cxnLst/>
                            <a:rect l="0" t="0" r="0" b="0"/>
                            <a:pathLst>
                              <a:path w="60325" h="199492">
                                <a:moveTo>
                                  <a:pt x="0" y="0"/>
                                </a:moveTo>
                                <a:lnTo>
                                  <a:pt x="60325" y="0"/>
                                </a:lnTo>
                                <a:lnTo>
                                  <a:pt x="60325" y="199492"/>
                                </a:lnTo>
                                <a:lnTo>
                                  <a:pt x="0" y="199492"/>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39179" name="Shape 39179"/>
                        <wps:cNvSpPr/>
                        <wps:spPr>
                          <a:xfrm>
                            <a:off x="72695" y="153847"/>
                            <a:ext cx="20917" cy="20930"/>
                          </a:xfrm>
                          <a:custGeom>
                            <a:avLst/>
                            <a:gdLst/>
                            <a:ahLst/>
                            <a:cxnLst/>
                            <a:rect l="0" t="0" r="0" b="0"/>
                            <a:pathLst>
                              <a:path w="20917" h="20930">
                                <a:moveTo>
                                  <a:pt x="0" y="0"/>
                                </a:moveTo>
                                <a:lnTo>
                                  <a:pt x="20917" y="0"/>
                                </a:lnTo>
                                <a:lnTo>
                                  <a:pt x="20917" y="20930"/>
                                </a:lnTo>
                                <a:lnTo>
                                  <a:pt x="0" y="2093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87" name="Shape 3787"/>
                        <wps:cNvSpPr/>
                        <wps:spPr>
                          <a:xfrm>
                            <a:off x="72695" y="153847"/>
                            <a:ext cx="20917" cy="20930"/>
                          </a:xfrm>
                          <a:custGeom>
                            <a:avLst/>
                            <a:gdLst/>
                            <a:ahLst/>
                            <a:cxnLst/>
                            <a:rect l="0" t="0" r="0" b="0"/>
                            <a:pathLst>
                              <a:path w="20917" h="20930">
                                <a:moveTo>
                                  <a:pt x="0" y="20930"/>
                                </a:moveTo>
                                <a:lnTo>
                                  <a:pt x="20917" y="20930"/>
                                </a:lnTo>
                                <a:lnTo>
                                  <a:pt x="20917" y="0"/>
                                </a:lnTo>
                                <a:lnTo>
                                  <a:pt x="0" y="0"/>
                                </a:lnTo>
                                <a:close/>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789" name="Shape 3789"/>
                        <wps:cNvSpPr/>
                        <wps:spPr>
                          <a:xfrm>
                            <a:off x="64325" y="19380"/>
                            <a:ext cx="37668" cy="37667"/>
                          </a:xfrm>
                          <a:custGeom>
                            <a:avLst/>
                            <a:gdLst/>
                            <a:ahLst/>
                            <a:cxnLst/>
                            <a:rect l="0" t="0" r="0" b="0"/>
                            <a:pathLst>
                              <a:path w="37668" h="37667">
                                <a:moveTo>
                                  <a:pt x="18834" y="0"/>
                                </a:moveTo>
                                <a:cubicBezTo>
                                  <a:pt x="29299" y="0"/>
                                  <a:pt x="37668" y="8369"/>
                                  <a:pt x="37668" y="18834"/>
                                </a:cubicBezTo>
                                <a:cubicBezTo>
                                  <a:pt x="37668" y="29298"/>
                                  <a:pt x="29299" y="37667"/>
                                  <a:pt x="18834" y="37667"/>
                                </a:cubicBezTo>
                                <a:cubicBezTo>
                                  <a:pt x="8369" y="37667"/>
                                  <a:pt x="0" y="29298"/>
                                  <a:pt x="0" y="18834"/>
                                </a:cubicBezTo>
                                <a:cubicBezTo>
                                  <a:pt x="0" y="8369"/>
                                  <a:pt x="8369" y="0"/>
                                  <a:pt x="18834" y="0"/>
                                </a:cubicBezTo>
                                <a:close/>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3790" name="Shape 3790"/>
                        <wps:cNvSpPr/>
                        <wps:spPr>
                          <a:xfrm>
                            <a:off x="64325" y="19380"/>
                            <a:ext cx="37668" cy="37667"/>
                          </a:xfrm>
                          <a:custGeom>
                            <a:avLst/>
                            <a:gdLst/>
                            <a:ahLst/>
                            <a:cxnLst/>
                            <a:rect l="0" t="0" r="0" b="0"/>
                            <a:pathLst>
                              <a:path w="37668" h="37667">
                                <a:moveTo>
                                  <a:pt x="0" y="18834"/>
                                </a:moveTo>
                                <a:cubicBezTo>
                                  <a:pt x="0" y="8369"/>
                                  <a:pt x="8369" y="0"/>
                                  <a:pt x="18834" y="0"/>
                                </a:cubicBezTo>
                                <a:cubicBezTo>
                                  <a:pt x="29299" y="0"/>
                                  <a:pt x="37668" y="8369"/>
                                  <a:pt x="37668" y="18834"/>
                                </a:cubicBezTo>
                                <a:cubicBezTo>
                                  <a:pt x="37668" y="29298"/>
                                  <a:pt x="29299" y="37667"/>
                                  <a:pt x="18834" y="37667"/>
                                </a:cubicBezTo>
                                <a:cubicBezTo>
                                  <a:pt x="8369" y="37667"/>
                                  <a:pt x="0" y="29298"/>
                                  <a:pt x="0" y="18834"/>
                                </a:cubicBezTo>
                                <a:close/>
                              </a:path>
                            </a:pathLst>
                          </a:custGeom>
                          <a:ln w="6350" cap="flat">
                            <a:miter lim="127000"/>
                          </a:ln>
                        </wps:spPr>
                        <wps:style>
                          <a:lnRef idx="1">
                            <a:srgbClr val="2C2A28"/>
                          </a:lnRef>
                          <a:fillRef idx="0">
                            <a:srgbClr val="000000">
                              <a:alpha val="0"/>
                            </a:srgbClr>
                          </a:fillRef>
                          <a:effectRef idx="0">
                            <a:scrgbClr r="0" g="0" b="0"/>
                          </a:effectRef>
                          <a:fontRef idx="none"/>
                        </wps:style>
                        <wps:bodyPr/>
                      </wps:wsp>
                      <wps:wsp>
                        <wps:cNvPr id="3791" name="Shape 3791"/>
                        <wps:cNvSpPr/>
                        <wps:spPr>
                          <a:xfrm>
                            <a:off x="82118" y="38214"/>
                            <a:ext cx="2083" cy="0"/>
                          </a:xfrm>
                          <a:custGeom>
                            <a:avLst/>
                            <a:gdLst/>
                            <a:ahLst/>
                            <a:cxnLst/>
                            <a:rect l="0" t="0" r="0" b="0"/>
                            <a:pathLst>
                              <a:path w="2083">
                                <a:moveTo>
                                  <a:pt x="0" y="0"/>
                                </a:moveTo>
                                <a:lnTo>
                                  <a:pt x="2083"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A209CB4" id="Group 38009" o:spid="_x0000_s1026" style="position:absolute;margin-left:31.45pt;margin-top:26.85pt;width:24.4pt;height:33.8pt;z-index:251658240;mso-width-relative:margin;mso-height-relative:margin" coordsize="166319,199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">
                <v:shape id="Shape 2754" o:spid="_x0000_s1027" style="position:absolute;top:164312;width:166319;height:0;visibility:visible;mso-wrap-style:square;v-text-anchor:top" coordsize="166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" path="m,l166319,e" filled="f" strokecolor="#2b2927" strokeweight=".5pt">
                  <v:stroke miterlimit="83231f" joinstyle="miter"/>
                  <v:path arrowok="t" textboxrect="0,0,166319,0"/>
                </v:shape>
                <v:shape id="Shape 2755" o:spid="_x0000_s1028" style="position:absolute;top:38214;width:166319;height:0;visibility:visible;mso-wrap-style:square;v-text-anchor:top" coordsize="166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" path="m,l166319,e" filled="f" strokecolor="#2b2927" strokeweight=".5pt">
                  <v:stroke miterlimit="83231f" joinstyle="miter"/>
                  <v:path arrowok="t" textboxrect="0,0,166319,0"/>
                </v:shape>
                <v:shape id="Shape 39178" o:spid="_x0000_s1029" style="position:absolute;left:52451;width:60325;height:199492;visibility:visible;mso-wrap-style:square;v-text-anchor:top" coordsize="60325,19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" path="m,l60325,r,199492l,199492,,e" fillcolor="#fffffe" stroked="f" strokeweight="0">
                  <v:stroke miterlimit="83231f" joinstyle="miter"/>
                  <v:path arrowok="t" textboxrect="0,0,60325,199492"/>
                </v:shape>
                <v:shape id="Shape 39179" o:spid="_x0000_s1030" style="position:absolute;left:72695;top:153847;width:20917;height:20930;visibility:visible;mso-wrap-style:square;v-text-anchor:top" coordsize="20917,2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" path="m,l20917,r,20930l,20930,,e" fillcolor="#2c2a28" stroked="f" strokeweight="0">
                  <v:stroke miterlimit="83231f" joinstyle="miter"/>
                  <v:path arrowok="t" textboxrect="0,0,20917,20930"/>
                </v:shape>
                <v:shape id="Shape 3787" o:spid="_x0000_s1031" style="position:absolute;left:72695;top:153847;width:20917;height:20930;visibility:visible;mso-wrap-style:square;v-text-anchor:top" coordsize="20917,2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" path="m,20930r20917,l20917,,,,,20930xe" filled="f" strokecolor="#2b2927" strokeweight=".5pt">
                  <v:stroke miterlimit="83231f" joinstyle="miter"/>
                  <v:path arrowok="t" textboxrect="0,0,20917,20930"/>
                </v:shape>
                <v:shape id="Shape 3789" o:spid="_x0000_s1032" style="position:absolute;left:64325;top:19380;width:37668;height:37667;visibility:visible;mso-wrap-style:square;v-text-anchor:top" coordsize="37668,3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" path="m18834,c29299,,37668,8369,37668,18834v,10464,-8369,18833,-18834,18833c8369,37667,,29298,,18834,,8369,8369,,18834,xe" fillcolor="#fffffe" stroked="f" strokeweight="0">
                  <v:stroke miterlimit="83231f" joinstyle="miter"/>
                  <v:path arrowok="t" textboxrect="0,0,37668,37667"/>
                </v:shape>
                <v:shape id="Shape 3790" o:spid="_x0000_s1033" style="position:absolute;left:64325;top:19380;width:37668;height:37667;visibility:visible;mso-wrap-style:square;v-text-anchor:top" coordsize="37668,3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" path="m,18834c,8369,8369,,18834,,29299,,37668,8369,37668,18834v,10464,-8369,18833,-18834,18833c8369,37667,,29298,,18834xe" filled="f" strokecolor="#2b2927" strokeweight=".5pt">
                  <v:stroke miterlimit="83231f" joinstyle="miter"/>
                  <v:path arrowok="t" textboxrect="0,0,37668,37667"/>
                </v:shape>
                <v:shape id="Shape 3791" o:spid="_x0000_s1034" style="position:absolute;left:82118;top:38214;width:2083;height:0;visibility:visible;mso-wrap-style:square;v-text-anchor:top" coordsize="2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" path="m,l2083,e" filled="f" strokecolor="#2b2927" strokeweight=".5pt">
                  <v:stroke miterlimit="83231f" joinstyle="miter"/>
                  <v:path arrowok="t" textboxrect="0,0,2083,0"/>
                </v:shape>
                <w10:wrap type="square"/>
              </v:group>
            </w:pict>
          </mc:Fallback>
        </mc:AlternateContent>
      </w:r>
    </w:p>
    <w:p w14:paraId="01B0F559" w14:textId="77777777" w:rsidR="00113C34" w:rsidRDefault="00097A9D" w:rsidP="00097A9D">
      <w:pPr>
        <w:spacing w:after="155" w:line="233" w:lineRule="auto"/>
        <w:ind w:left="627" w:right="2310" w:firstLine="6"/>
        <w:jc w:val="left"/>
        <w:rPr>
          <w:ins w:id="1120" w:author="Author" w:date="2021-02-09T15:11:00Z"/>
          <w:rFonts w:ascii="Calibri" w:eastAsia="Calibri" w:hAnsi="Calibri" w:cs="Calibri"/>
          <w:szCs w:val="24"/>
        </w:rPr>
      </w:pPr>
      <w:r w:rsidRPr="00CE154F">
        <w:rPr>
          <w:rFonts w:ascii="Calibri" w:eastAsia="Calibri" w:hAnsi="Calibri" w:cs="Calibri"/>
          <w:szCs w:val="24"/>
        </w:rPr>
        <w:t xml:space="preserve">Metallurgical Si </w:t>
      </w:r>
    </w:p>
    <w:p w14:paraId="075C7D0E" w14:textId="09404558" w:rsidR="00097A9D" w:rsidRPr="00CE154F" w:rsidRDefault="00097A9D" w:rsidP="00097A9D">
      <w:pPr>
        <w:spacing w:after="155" w:line="233" w:lineRule="auto"/>
        <w:ind w:left="627" w:right="2310" w:firstLine="6"/>
        <w:jc w:val="left"/>
        <w:rPr>
          <w:szCs w:val="24"/>
        </w:rPr>
      </w:pPr>
      <w:del w:id="1121" w:author="Author" w:date="2021-02-02T12:48:00Z">
        <w:r w:rsidRPr="00CE154F" w:rsidDel="00086E03">
          <w:rPr>
            <w:rFonts w:ascii="Calibri" w:eastAsia="Calibri" w:hAnsi="Calibri" w:cs="Calibri"/>
            <w:szCs w:val="24"/>
          </w:rPr>
          <w:delText xml:space="preserve"> </w:delText>
        </w:r>
      </w:del>
      <w:r w:rsidRPr="00CE154F">
        <w:rPr>
          <w:rFonts w:ascii="Calibri" w:eastAsia="Calibri" w:hAnsi="Calibri" w:cs="Calibri"/>
          <w:szCs w:val="24"/>
        </w:rPr>
        <w:t>Siemens Si</w:t>
      </w:r>
    </w:p>
    <w:p w14:paraId="023628C1" w14:textId="4025B562" w:rsidR="00097A9D" w:rsidRPr="00CE154F" w:rsidRDefault="00097A9D">
      <w:pPr>
        <w:pStyle w:val="VAFigureCaption"/>
        <w:pPrChange w:id="1122" w:author="Author" w:date="2021-01-29T11:03:00Z">
          <w:pPr>
            <w:spacing w:after="47" w:line="250" w:lineRule="auto"/>
            <w:ind w:left="52"/>
          </w:pPr>
        </w:pPrChange>
      </w:pPr>
      <w:r w:rsidRPr="00CE154F">
        <w:t>Figure 5</w:t>
      </w:r>
      <w:ins w:id="1123" w:author="Author" w:date="2021-01-28T00:05:00Z">
        <w:r w:rsidR="006C4E25" w:rsidRPr="00CE154F">
          <w:t>:</w:t>
        </w:r>
      </w:ins>
      <w:del w:id="1124" w:author="Author" w:date="2021-01-28T00:05:00Z">
        <w:r w:rsidRPr="00CE154F" w:rsidDel="006C4E25">
          <w:delText>: Comparison of</w:delText>
        </w:r>
      </w:del>
      <w:r w:rsidRPr="00CE154F">
        <w:t xml:space="preserve"> </w:t>
      </w:r>
      <w:r w:rsidRPr="00CE154F">
        <w:rPr>
          <w:i/>
        </w:rPr>
        <w:t>I</w:t>
      </w:r>
      <w:ins w:id="1125" w:author="Author" w:date="2021-02-08T12:20:00Z">
        <w:r w:rsidR="00003AE8" w:rsidRPr="00CE154F">
          <w:rPr>
            <w:i/>
          </w:rPr>
          <w:t>–</w:t>
        </w:r>
      </w:ins>
      <w:del w:id="1126" w:author="Author" w:date="2021-02-08T12:20:00Z">
        <w:r w:rsidRPr="00CE154F" w:rsidDel="00003AE8">
          <w:rPr>
            <w:i/>
          </w:rPr>
          <w:delText>-</w:delText>
        </w:r>
      </w:del>
      <w:r w:rsidRPr="00CE154F">
        <w:rPr>
          <w:i/>
        </w:rPr>
        <w:t xml:space="preserve">V </w:t>
      </w:r>
      <w:r w:rsidRPr="00CE154F">
        <w:t xml:space="preserve">curves of HIT </w:t>
      </w:r>
      <w:ins w:id="1127" w:author="Author" w:date="2021-01-28T00:05:00Z">
        <w:r w:rsidR="006C4E25" w:rsidRPr="00CE154F">
          <w:t>solar</w:t>
        </w:r>
      </w:ins>
      <w:ins w:id="1128" w:author="Author" w:date="2021-01-28T00:06:00Z">
        <w:r w:rsidR="006C4E25" w:rsidRPr="00CE154F">
          <w:t xml:space="preserve"> </w:t>
        </w:r>
      </w:ins>
      <w:r w:rsidRPr="00CE154F">
        <w:t xml:space="preserve">cells </w:t>
      </w:r>
      <w:ins w:id="1129" w:author="Author" w:date="2021-01-28T00:06:00Z">
        <w:r w:rsidR="006C4E25" w:rsidRPr="00CE154F">
          <w:t xml:space="preserve">fabricated </w:t>
        </w:r>
      </w:ins>
      <w:r w:rsidRPr="00CE154F">
        <w:t>using metallurgical Si and Siemens Si.</w:t>
      </w:r>
    </w:p>
    <w:p w14:paraId="5BC24113" w14:textId="6876BDBF" w:rsidR="00097A9D" w:rsidRPr="00CE154F" w:rsidRDefault="00097A9D" w:rsidP="003C4DD3">
      <w:pPr>
        <w:pStyle w:val="TAMainText"/>
      </w:pPr>
    </w:p>
    <w:p w14:paraId="5FF74865" w14:textId="77777777" w:rsidR="003C4DD3" w:rsidRPr="00CE154F" w:rsidRDefault="003C4DD3" w:rsidP="003C4DD3">
      <w:pPr>
        <w:pStyle w:val="TAMainText"/>
        <w:rPr>
          <w:b/>
          <w:rPrChange w:id="1130" w:author="Author" w:date="2021-01-28T00:06:00Z">
            <w:rPr/>
          </w:rPrChange>
        </w:rPr>
      </w:pPr>
      <w:r w:rsidRPr="00CE154F">
        <w:rPr>
          <w:b/>
          <w:rPrChange w:id="1131" w:author="Author" w:date="2021-01-28T00:06:00Z">
            <w:rPr/>
          </w:rPrChange>
        </w:rPr>
        <w:t>Conclusions</w:t>
      </w:r>
      <w:commentRangeStart w:id="1132"/>
      <w:commentRangeEnd w:id="1132"/>
      <w:r w:rsidR="0092232C" w:rsidRPr="00CE154F">
        <w:rPr>
          <w:rStyle w:val="CommentReference"/>
        </w:rPr>
        <w:commentReference w:id="1132"/>
      </w:r>
    </w:p>
    <w:p w14:paraId="2CA13AA3" w14:textId="16F52C02" w:rsidR="003C4DD3" w:rsidRPr="00CE154F" w:rsidRDefault="008B04B9" w:rsidP="003C4DD3">
      <w:pPr>
        <w:pStyle w:val="TAMainText"/>
      </w:pPr>
      <w:ins w:id="1133" w:author="Author" w:date="2021-01-28T00:06:00Z">
        <w:r w:rsidRPr="00CE154F">
          <w:t xml:space="preserve">In summary, </w:t>
        </w:r>
      </w:ins>
      <w:del w:id="1134" w:author="Author" w:date="2021-01-28T00:06:00Z">
        <w:r w:rsidR="003C4DD3" w:rsidRPr="00CE154F" w:rsidDel="008B04B9">
          <w:delText xml:space="preserve">It </w:delText>
        </w:r>
      </w:del>
      <w:ins w:id="1135" w:author="Author" w:date="2021-01-28T00:06:00Z">
        <w:r w:rsidRPr="00CE154F">
          <w:t xml:space="preserve">it </w:t>
        </w:r>
      </w:ins>
      <w:r w:rsidR="003C4DD3" w:rsidRPr="00CE154F">
        <w:t xml:space="preserve">can be concluded that </w:t>
      </w:r>
      <w:ins w:id="1136" w:author="Author" w:date="2021-01-28T00:06:00Z">
        <w:r w:rsidRPr="00CE154F">
          <w:t xml:space="preserve">despite the </w:t>
        </w:r>
      </w:ins>
      <w:ins w:id="1137" w:author="Author" w:date="2021-01-28T00:07:00Z">
        <w:r w:rsidRPr="00CE154F">
          <w:t xml:space="preserve">marginally poorer </w:t>
        </w:r>
      </w:ins>
      <w:del w:id="1138" w:author="Author" w:date="2021-01-28T00:06:00Z">
        <w:r w:rsidR="003C4DD3" w:rsidRPr="00CE154F" w:rsidDel="008B04B9">
          <w:delText xml:space="preserve">although the </w:delText>
        </w:r>
      </w:del>
      <w:r w:rsidR="003C4DD3" w:rsidRPr="00CE154F">
        <w:t xml:space="preserve">material quality of metallurgical Si </w:t>
      </w:r>
      <w:ins w:id="1139" w:author="Author" w:date="2021-01-28T00:07:00Z">
        <w:r w:rsidRPr="00CE154F">
          <w:t xml:space="preserve">compared to </w:t>
        </w:r>
      </w:ins>
      <w:del w:id="1140" w:author="Author" w:date="2021-01-28T00:07:00Z">
        <w:r w:rsidR="003C4DD3" w:rsidRPr="00CE154F" w:rsidDel="008B04B9">
          <w:delText xml:space="preserve">is relatively worse </w:delText>
        </w:r>
      </w:del>
      <w:del w:id="1141" w:author="Author" w:date="2021-01-28T00:08:00Z">
        <w:r w:rsidR="003C4DD3" w:rsidRPr="00CE154F" w:rsidDel="008B04B9">
          <w:delText xml:space="preserve">than </w:delText>
        </w:r>
      </w:del>
      <w:r w:rsidR="003C4DD3" w:rsidRPr="00CE154F">
        <w:t xml:space="preserve">that of Siemens </w:t>
      </w:r>
      <w:del w:id="1142" w:author="Author" w:date="2021-01-28T00:07:00Z">
        <w:r w:rsidR="003C4DD3" w:rsidRPr="00CE154F" w:rsidDel="008B04B9">
          <w:delText>method</w:delText>
        </w:r>
      </w:del>
      <w:ins w:id="1143" w:author="Author" w:date="2021-01-28T00:07:00Z">
        <w:r w:rsidRPr="00CE154F">
          <w:t>Si</w:t>
        </w:r>
      </w:ins>
      <w:r w:rsidR="003C4DD3" w:rsidRPr="00CE154F">
        <w:t xml:space="preserve">, HIT solar cells with competitive performance can </w:t>
      </w:r>
      <w:del w:id="1144" w:author="Author" w:date="2021-01-28T15:30:00Z">
        <w:r w:rsidR="003C4DD3" w:rsidRPr="00CE154F" w:rsidDel="00873702">
          <w:delText xml:space="preserve">still </w:delText>
        </w:r>
      </w:del>
      <w:r w:rsidR="003C4DD3" w:rsidRPr="00CE154F">
        <w:t xml:space="preserve">be </w:t>
      </w:r>
      <w:del w:id="1145" w:author="Author" w:date="2021-01-28T00:08:00Z">
        <w:r w:rsidR="003C4DD3" w:rsidRPr="00CE154F" w:rsidDel="008B04B9">
          <w:delText>achieved</w:delText>
        </w:r>
      </w:del>
      <w:ins w:id="1146" w:author="Author" w:date="2021-01-28T00:08:00Z">
        <w:r w:rsidRPr="00CE154F">
          <w:t>fabricated</w:t>
        </w:r>
      </w:ins>
      <w:ins w:id="1147" w:author="Author" w:date="2021-02-08T12:23:00Z">
        <w:r w:rsidR="00582845" w:rsidRPr="00CE154F">
          <w:t xml:space="preserve"> using the former</w:t>
        </w:r>
      </w:ins>
      <w:r w:rsidR="003C4DD3" w:rsidRPr="00CE154F">
        <w:t xml:space="preserve">. The best performance of </w:t>
      </w:r>
      <w:ins w:id="1148" w:author="Author" w:date="2021-01-28T00:11:00Z">
        <w:r w:rsidR="008B5226" w:rsidRPr="00CE154F">
          <w:t xml:space="preserve">the </w:t>
        </w:r>
      </w:ins>
      <w:r w:rsidR="003C4DD3" w:rsidRPr="00CE154F">
        <w:t xml:space="preserve">metallurgical </w:t>
      </w:r>
      <w:ins w:id="1149" w:author="Author" w:date="2021-01-28T00:08:00Z">
        <w:r w:rsidRPr="00CE154F">
          <w:t xml:space="preserve">Si </w:t>
        </w:r>
      </w:ins>
      <w:r w:rsidR="003C4DD3" w:rsidRPr="00CE154F">
        <w:t>HIT solar cell</w:t>
      </w:r>
      <w:ins w:id="1150" w:author="Author" w:date="2021-01-28T00:11:00Z">
        <w:r w:rsidR="008B5226" w:rsidRPr="00CE154F">
          <w:t xml:space="preserve"> corresponded to</w:t>
        </w:r>
      </w:ins>
      <w:r w:rsidR="003C4DD3" w:rsidRPr="00CE154F">
        <w:t xml:space="preserve"> </w:t>
      </w:r>
      <w:del w:id="1151" w:author="Author" w:date="2021-01-28T00:12:00Z">
        <w:r w:rsidR="003C4DD3" w:rsidRPr="00CE154F" w:rsidDel="008B5226">
          <w:delText xml:space="preserve">is </w:delText>
        </w:r>
      </w:del>
      <w:r w:rsidR="003C4DD3" w:rsidRPr="00CE154F">
        <w:rPr>
          <w:rFonts w:ascii="Cambria Math" w:hAnsi="Cambria Math" w:cs="Cambria Math"/>
        </w:rPr>
        <w:t>𝑉</w:t>
      </w:r>
      <w:proofErr w:type="spellStart"/>
      <w:r w:rsidR="003C4DD3" w:rsidRPr="00CE154F">
        <w:t>oc</w:t>
      </w:r>
      <w:proofErr w:type="spellEnd"/>
      <w:ins w:id="1152" w:author="Author" w:date="2021-01-28T00:12:00Z">
        <w:r w:rsidR="008B5226" w:rsidRPr="00CE154F">
          <w:t>,</w:t>
        </w:r>
      </w:ins>
      <w:r w:rsidR="003C4DD3" w:rsidRPr="00CE154F">
        <w:t xml:space="preserve"> </w:t>
      </w:r>
      <w:ins w:id="1153" w:author="Author" w:date="2021-01-28T00:12:00Z">
        <w:r w:rsidR="008B5226" w:rsidRPr="00CE154F">
          <w:rPr>
            <w:rFonts w:ascii="Cambria Math" w:hAnsi="Cambria Math" w:cs="Cambria Math"/>
          </w:rPr>
          <w:t>𝐽</w:t>
        </w:r>
        <w:proofErr w:type="spellStart"/>
        <w:r w:rsidR="008B5226" w:rsidRPr="00CE154F">
          <w:t>sc</w:t>
        </w:r>
        <w:proofErr w:type="spellEnd"/>
        <w:r w:rsidR="008B5226" w:rsidRPr="00CE154F">
          <w:rPr>
            <w:rFonts w:ascii="Cambria Math" w:hAnsi="Cambria Math" w:cs="Cambria Math"/>
          </w:rPr>
          <w:t xml:space="preserve">, FF, 𝜂, </w:t>
        </w:r>
        <w:r w:rsidR="008B5226" w:rsidRPr="00CE154F">
          <w:rPr>
            <w:rPrChange w:id="1154" w:author="Author" w:date="2021-01-28T00:13:00Z">
              <w:rPr>
                <w:rFonts w:ascii="Cambria Math" w:hAnsi="Cambria Math" w:cs="Cambria Math"/>
              </w:rPr>
            </w:rPrChange>
          </w:rPr>
          <w:t>and TC</w:t>
        </w:r>
        <w:r w:rsidR="008B5226" w:rsidRPr="00CE154F">
          <w:rPr>
            <w:rFonts w:ascii="Cambria Math" w:hAnsi="Cambria Math" w:cs="Cambria Math"/>
          </w:rPr>
          <w:t xml:space="preserve"> of </w:t>
        </w:r>
      </w:ins>
      <w:r w:rsidR="003C4DD3" w:rsidRPr="00CE154F">
        <w:rPr>
          <w:rFonts w:ascii="Cambria Math" w:hAnsi="Cambria Math" w:cs="Cambria Math"/>
        </w:rPr>
        <w:t>∼</w:t>
      </w:r>
      <w:del w:id="1155" w:author="Author" w:date="2021-01-28T00:12:00Z">
        <w:r w:rsidR="003C4DD3" w:rsidRPr="00CE154F" w:rsidDel="008B5226">
          <w:delText xml:space="preserve"> </w:delText>
        </w:r>
      </w:del>
      <w:r w:rsidR="003C4DD3" w:rsidRPr="00CE154F">
        <w:t xml:space="preserve">694.9 mV, </w:t>
      </w:r>
      <w:del w:id="1156" w:author="Author" w:date="2021-01-28T00:12:00Z">
        <w:r w:rsidR="003C4DD3" w:rsidRPr="00CE154F" w:rsidDel="008B5226">
          <w:rPr>
            <w:rFonts w:ascii="Cambria Math" w:hAnsi="Cambria Math" w:cs="Cambria Math"/>
          </w:rPr>
          <w:delText>𝐽</w:delText>
        </w:r>
        <w:r w:rsidR="003C4DD3" w:rsidRPr="00CE154F" w:rsidDel="008B5226">
          <w:delText xml:space="preserve">sc </w:delText>
        </w:r>
      </w:del>
      <w:r w:rsidR="003C4DD3" w:rsidRPr="00CE154F">
        <w:rPr>
          <w:rFonts w:ascii="Cambria Math" w:hAnsi="Cambria Math" w:cs="Cambria Math"/>
        </w:rPr>
        <w:t>∼</w:t>
      </w:r>
      <w:del w:id="1157" w:author="Author" w:date="2021-01-28T00:12:00Z">
        <w:r w:rsidR="003C4DD3" w:rsidRPr="00CE154F" w:rsidDel="008B5226">
          <w:delText xml:space="preserve"> </w:delText>
        </w:r>
      </w:del>
      <w:r w:rsidR="003C4DD3" w:rsidRPr="00CE154F">
        <w:t>37.564 mA/</w:t>
      </w:r>
      <w:proofErr w:type="spellStart"/>
      <w:r w:rsidR="003C4DD3" w:rsidRPr="00CE154F">
        <w:t>cm</w:t>
      </w:r>
      <w:r w:rsidR="003C4DD3" w:rsidRPr="00CE154F">
        <w:rPr>
          <w:vertAlign w:val="superscript"/>
        </w:rPr>
        <w:t>2</w:t>
      </w:r>
      <w:proofErr w:type="spellEnd"/>
      <w:r w:rsidR="003C4DD3" w:rsidRPr="00CE154F">
        <w:t xml:space="preserve">, FF </w:t>
      </w:r>
      <w:r w:rsidR="003C4DD3" w:rsidRPr="00CE154F">
        <w:rPr>
          <w:rFonts w:ascii="Cambria Math" w:hAnsi="Cambria Math" w:cs="Cambria Math"/>
        </w:rPr>
        <w:t>∼</w:t>
      </w:r>
      <w:del w:id="1158" w:author="Author" w:date="2021-01-28T00:12:00Z">
        <w:r w:rsidR="003C4DD3" w:rsidRPr="00CE154F" w:rsidDel="008B5226">
          <w:delText xml:space="preserve"> </w:delText>
        </w:r>
      </w:del>
      <w:r w:rsidR="003C4DD3" w:rsidRPr="00CE154F">
        <w:t xml:space="preserve">77.48%, </w:t>
      </w:r>
      <w:del w:id="1159" w:author="Author" w:date="2021-01-28T00:13:00Z">
        <w:r w:rsidR="003C4DD3" w:rsidRPr="00CE154F" w:rsidDel="008B5226">
          <w:rPr>
            <w:rFonts w:ascii="Cambria Math" w:hAnsi="Cambria Math" w:cs="Cambria Math"/>
          </w:rPr>
          <w:delText>𝜂</w:delText>
        </w:r>
        <w:r w:rsidR="003C4DD3" w:rsidRPr="00CE154F" w:rsidDel="008B5226">
          <w:delText xml:space="preserve"> </w:delText>
        </w:r>
      </w:del>
      <w:r w:rsidR="003C4DD3" w:rsidRPr="00CE154F">
        <w:rPr>
          <w:rFonts w:ascii="Cambria Math" w:hAnsi="Cambria Math" w:cs="Cambria Math"/>
        </w:rPr>
        <w:t>∼</w:t>
      </w:r>
      <w:del w:id="1160" w:author="Author" w:date="2021-01-28T00:12:00Z">
        <w:r w:rsidR="003C4DD3" w:rsidRPr="00CE154F" w:rsidDel="008B5226">
          <w:delText xml:space="preserve"> </w:delText>
        </w:r>
      </w:del>
      <w:r w:rsidR="003C4DD3" w:rsidRPr="00CE154F">
        <w:t xml:space="preserve">20.23%, and </w:t>
      </w:r>
      <w:del w:id="1161" w:author="Author" w:date="2021-01-28T00:13:00Z">
        <w:r w:rsidR="003C4DD3" w:rsidRPr="00CE154F" w:rsidDel="008B5226">
          <w:delText xml:space="preserve">TC </w:delText>
        </w:r>
      </w:del>
      <w:r w:rsidR="003C4DD3" w:rsidRPr="00CE154F">
        <w:rPr>
          <w:rFonts w:ascii="Cambria Math" w:hAnsi="Cambria Math" w:cs="Cambria Math"/>
        </w:rPr>
        <w:t>∼</w:t>
      </w:r>
      <w:r w:rsidR="003C4DD3" w:rsidRPr="00CE154F">
        <w:t xml:space="preserve"> </w:t>
      </w:r>
      <w:r w:rsidR="003C4DD3" w:rsidRPr="00CE154F">
        <w:rPr>
          <w:rFonts w:cs="Times"/>
        </w:rPr>
        <w:t>−</w:t>
      </w:r>
      <w:r w:rsidR="003C4DD3" w:rsidRPr="00CE154F">
        <w:t>0.3043%/</w:t>
      </w:r>
      <w:r w:rsidR="003C4DD3" w:rsidRPr="00CE154F">
        <w:rPr>
          <w:rFonts w:ascii="Cambria Math" w:hAnsi="Cambria Math" w:cs="Cambria Math"/>
          <w:vertAlign w:val="superscript"/>
        </w:rPr>
        <w:t>∘</w:t>
      </w:r>
      <w:r w:rsidR="003C4DD3" w:rsidRPr="00CE154F">
        <w:t>C</w:t>
      </w:r>
      <w:ins w:id="1162" w:author="Author" w:date="2021-01-28T00:13:00Z">
        <w:r w:rsidR="008B5226" w:rsidRPr="00CE154F">
          <w:t>, respectively</w:t>
        </w:r>
      </w:ins>
      <w:r w:rsidR="003C4DD3" w:rsidRPr="00CE154F">
        <w:t xml:space="preserve">. </w:t>
      </w:r>
      <w:del w:id="1163" w:author="Author" w:date="2021-01-28T00:09:00Z">
        <w:r w:rsidR="003C4DD3" w:rsidRPr="00CE154F" w:rsidDel="008B04B9">
          <w:delText xml:space="preserve">From the analysis based on </w:delText>
        </w:r>
      </w:del>
      <w:proofErr w:type="spellStart"/>
      <w:r w:rsidR="003C4DD3" w:rsidRPr="00CE154F">
        <w:t>AFORS</w:t>
      </w:r>
      <w:proofErr w:type="spellEnd"/>
      <w:r w:rsidR="003C4DD3" w:rsidRPr="00CE154F">
        <w:t xml:space="preserve">-HET </w:t>
      </w:r>
      <w:del w:id="1164" w:author="Author" w:date="2021-01-28T00:09:00Z">
        <w:r w:rsidR="003C4DD3" w:rsidRPr="00CE154F" w:rsidDel="008B04B9">
          <w:delText xml:space="preserve">software </w:delText>
        </w:r>
      </w:del>
      <w:r w:rsidR="003C4DD3" w:rsidRPr="00CE154F">
        <w:t>simulation</w:t>
      </w:r>
      <w:ins w:id="1165" w:author="Author" w:date="2021-01-28T00:09:00Z">
        <w:r w:rsidRPr="00CE154F">
          <w:t xml:space="preserve"> studies revealed that</w:t>
        </w:r>
      </w:ins>
      <w:del w:id="1166" w:author="Author" w:date="2021-01-28T00:09:00Z">
        <w:r w:rsidR="003C4DD3" w:rsidRPr="00CE154F" w:rsidDel="008B04B9">
          <w:delText>,</w:delText>
        </w:r>
      </w:del>
      <w:r w:rsidR="003C4DD3" w:rsidRPr="00CE154F">
        <w:t xml:space="preserve"> </w:t>
      </w:r>
      <w:del w:id="1167" w:author="Author" w:date="2021-01-28T00:09:00Z">
        <w:r w:rsidR="003C4DD3" w:rsidRPr="00CE154F" w:rsidDel="008B04B9">
          <w:delText xml:space="preserve">it is known that </w:delText>
        </w:r>
      </w:del>
      <w:r w:rsidR="003C4DD3" w:rsidRPr="00CE154F">
        <w:t xml:space="preserve">a small amount of impurity in metallurgical Si materials </w:t>
      </w:r>
      <w:del w:id="1168" w:author="Author" w:date="2021-01-28T00:09:00Z">
        <w:r w:rsidR="003C4DD3" w:rsidRPr="00CE154F" w:rsidDel="008B04B9">
          <w:delText xml:space="preserve">is </w:delText>
        </w:r>
      </w:del>
      <w:ins w:id="1169" w:author="Author" w:date="2021-01-28T00:09:00Z">
        <w:r w:rsidRPr="00CE154F">
          <w:t xml:space="preserve">did </w:t>
        </w:r>
      </w:ins>
      <w:r w:rsidR="003C4DD3" w:rsidRPr="00CE154F">
        <w:t xml:space="preserve">not </w:t>
      </w:r>
      <w:del w:id="1170" w:author="Author" w:date="2021-01-28T00:09:00Z">
        <w:r w:rsidR="003C4DD3" w:rsidRPr="00CE154F" w:rsidDel="008B04B9">
          <w:delText xml:space="preserve">harmful </w:delText>
        </w:r>
      </w:del>
      <w:ins w:id="1171" w:author="Author" w:date="2021-01-28T00:10:00Z">
        <w:r w:rsidRPr="00CE154F">
          <w:t xml:space="preserve">hamper </w:t>
        </w:r>
      </w:ins>
      <w:del w:id="1172" w:author="Author" w:date="2021-01-28T00:10:00Z">
        <w:r w:rsidR="003C4DD3" w:rsidRPr="00CE154F" w:rsidDel="008B04B9">
          <w:delText xml:space="preserve">to </w:delText>
        </w:r>
      </w:del>
      <w:ins w:id="1173" w:author="Author" w:date="2021-01-28T00:10:00Z">
        <w:r w:rsidRPr="00CE154F">
          <w:t xml:space="preserve">the </w:t>
        </w:r>
      </w:ins>
      <w:r w:rsidR="003C4DD3" w:rsidRPr="00CE154F">
        <w:t>solar cell properties.</w:t>
      </w:r>
    </w:p>
    <w:p w14:paraId="5D7F0F2C" w14:textId="77777777" w:rsidR="00DD6DBB" w:rsidRPr="00CE154F" w:rsidRDefault="00C10EE0" w:rsidP="000B5610">
      <w:pPr>
        <w:pStyle w:val="TESupportingInformation"/>
        <w:spacing w:after="240"/>
        <w:ind w:firstLine="0"/>
        <w:jc w:val="left"/>
      </w:pPr>
      <w:bookmarkStart w:id="1174" w:name="_Hlk62738061"/>
      <w:r w:rsidRPr="00CE154F">
        <w:t>ASSOCIATED CONTENT</w:t>
      </w:r>
    </w:p>
    <w:p w14:paraId="6E75F54E" w14:textId="77777777" w:rsidR="00C10EE0" w:rsidRPr="00CE154F" w:rsidRDefault="00C10EE0" w:rsidP="000B5610">
      <w:pPr>
        <w:pStyle w:val="TESupportingInformation"/>
        <w:spacing w:after="240"/>
        <w:ind w:firstLine="0"/>
        <w:jc w:val="left"/>
      </w:pPr>
      <w:r w:rsidRPr="00CE154F">
        <w:t>(</w:t>
      </w:r>
      <w:commentRangeStart w:id="1175"/>
      <w:r w:rsidRPr="00CE154F">
        <w:t>Word Style “</w:t>
      </w:r>
      <w:proofErr w:type="spellStart"/>
      <w:r w:rsidRPr="00CE154F">
        <w:t>TE_Supporting_Information</w:t>
      </w:r>
      <w:proofErr w:type="spellEnd"/>
      <w:r w:rsidRPr="00CE154F">
        <w:t xml:space="preserve">”). </w:t>
      </w:r>
      <w:r w:rsidRPr="00CE154F">
        <w:rPr>
          <w:b/>
        </w:rPr>
        <w:t>Supporting Information</w:t>
      </w:r>
      <w:r w:rsidRPr="00CE154F">
        <w:t xml:space="preserve">. </w:t>
      </w:r>
      <w:r w:rsidR="0031373B" w:rsidRPr="00CE154F">
        <w:t>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rsidR="0031373B" w:rsidRPr="00CE154F">
        <w:br/>
        <w:t>The following files are available free of charge.</w:t>
      </w:r>
      <w:r w:rsidR="0031373B" w:rsidRPr="00CE154F">
        <w:br/>
      </w:r>
      <w:r w:rsidR="00B44641" w:rsidRPr="00CE154F">
        <w:t>brief description (file type, i.e., PDF)</w:t>
      </w:r>
      <w:r w:rsidR="0031373B" w:rsidRPr="00CE154F">
        <w:br/>
      </w:r>
      <w:r w:rsidR="00B44641" w:rsidRPr="00CE154F">
        <w:t>brief description (file type, i.e., PDF)</w:t>
      </w:r>
      <w:commentRangeEnd w:id="1175"/>
      <w:r w:rsidR="00F915A6" w:rsidRPr="00CE154F">
        <w:rPr>
          <w:rStyle w:val="CommentReference"/>
        </w:rPr>
        <w:commentReference w:id="1175"/>
      </w:r>
    </w:p>
    <w:p w14:paraId="3E50A7DF" w14:textId="77777777" w:rsidR="00DD6DBB" w:rsidRPr="00CE154F" w:rsidRDefault="00DD6DBB" w:rsidP="00DD6DBB">
      <w:pPr>
        <w:pStyle w:val="FACorrespondingAuthorFootnote"/>
        <w:spacing w:after="0"/>
        <w:jc w:val="left"/>
      </w:pPr>
      <w:r w:rsidRPr="00CE154F">
        <w:t>AUTHOR INFORMATION</w:t>
      </w:r>
    </w:p>
    <w:p w14:paraId="3744FDA3" w14:textId="77777777" w:rsidR="00DD6DBB" w:rsidRPr="00CE154F" w:rsidRDefault="00DD6DBB" w:rsidP="004E7185">
      <w:pPr>
        <w:pStyle w:val="FAAuthorInfoSubtitle"/>
      </w:pPr>
      <w:r w:rsidRPr="00CE154F">
        <w:t>Corresponding Author</w:t>
      </w:r>
    </w:p>
    <w:p w14:paraId="6CC33812" w14:textId="77777777" w:rsidR="009246AD" w:rsidRPr="00CE154F" w:rsidRDefault="00DD6DBB" w:rsidP="00DD6DBB">
      <w:pPr>
        <w:pStyle w:val="FACorrespondingAuthorFootnote"/>
        <w:spacing w:after="240"/>
        <w:jc w:val="left"/>
      </w:pPr>
      <w:commentRangeStart w:id="1176"/>
      <w:r w:rsidRPr="00CE154F">
        <w:t>*</w:t>
      </w:r>
      <w:r w:rsidR="009246AD" w:rsidRPr="00CE154F">
        <w:t>(Word Style “</w:t>
      </w:r>
      <w:proofErr w:type="spellStart"/>
      <w:r w:rsidR="009246AD" w:rsidRPr="00CE154F">
        <w:t>FA_Corresponding_Author_Footnote</w:t>
      </w:r>
      <w:proofErr w:type="spellEnd"/>
      <w:r w:rsidR="009246AD" w:rsidRPr="00CE154F">
        <w:t xml:space="preserve">”). </w:t>
      </w:r>
      <w:r w:rsidR="00C10EE0" w:rsidRPr="00CE154F">
        <w:t>* (Word Style “</w:t>
      </w:r>
      <w:proofErr w:type="spellStart"/>
      <w:r w:rsidR="00C10EE0" w:rsidRPr="00CE154F">
        <w:t>FA_Corresponding_Author_Footnote</w:t>
      </w:r>
      <w:proofErr w:type="spellEnd"/>
      <w:r w:rsidR="00C10EE0" w:rsidRPr="00CE154F">
        <w:t>”). Give contact information for the author(s) to whom correspondence should be addressed.</w:t>
      </w:r>
      <w:commentRangeEnd w:id="1176"/>
      <w:r w:rsidR="00400883" w:rsidRPr="00CE154F">
        <w:rPr>
          <w:rStyle w:val="CommentReference"/>
        </w:rPr>
        <w:commentReference w:id="1176"/>
      </w:r>
    </w:p>
    <w:p w14:paraId="184AECEC" w14:textId="77777777" w:rsidR="00C10EE0" w:rsidRPr="00CE154F" w:rsidRDefault="00C10EE0" w:rsidP="00DD6DBB">
      <w:pPr>
        <w:pStyle w:val="FAAuthorInfoSubtitle"/>
      </w:pPr>
      <w:commentRangeStart w:id="1177"/>
      <w:r w:rsidRPr="00CE154F">
        <w:t>Present Addresses</w:t>
      </w:r>
    </w:p>
    <w:p w14:paraId="0D6FE03F" w14:textId="77777777" w:rsidR="00C10EE0" w:rsidRPr="00CE154F" w:rsidRDefault="00C10EE0" w:rsidP="00DD6DBB">
      <w:pPr>
        <w:pStyle w:val="StyleFACorrespondingAuthorFootnote7pt"/>
        <w:spacing w:after="240" w:line="480" w:lineRule="auto"/>
        <w:rPr>
          <w:rFonts w:ascii="Times" w:hAnsi="Times"/>
          <w:kern w:val="0"/>
          <w:sz w:val="24"/>
        </w:rPr>
      </w:pPr>
      <w:r w:rsidRPr="00CE154F">
        <w:rPr>
          <w:rFonts w:ascii="Times" w:hAnsi="Times"/>
          <w:kern w:val="0"/>
          <w:sz w:val="24"/>
        </w:rPr>
        <w:t>†If an author’s address is different than the one given in the affiliation line, this information may be included here.</w:t>
      </w:r>
      <w:commentRangeEnd w:id="1177"/>
      <w:r w:rsidR="00400883" w:rsidRPr="00CE154F">
        <w:rPr>
          <w:rStyle w:val="CommentReference"/>
          <w:rFonts w:ascii="Times" w:hAnsi="Times"/>
          <w:kern w:val="0"/>
        </w:rPr>
        <w:commentReference w:id="1177"/>
      </w:r>
    </w:p>
    <w:p w14:paraId="17FA8171" w14:textId="77777777" w:rsidR="00C10EE0" w:rsidRPr="00CE154F" w:rsidRDefault="00C10EE0" w:rsidP="00DD6DBB">
      <w:pPr>
        <w:pStyle w:val="FAAuthorInfoSubtitle"/>
      </w:pPr>
      <w:commentRangeStart w:id="1178"/>
      <w:r w:rsidRPr="00CE154F">
        <w:t>Author Contributions</w:t>
      </w:r>
    </w:p>
    <w:p w14:paraId="00449A81" w14:textId="77777777" w:rsidR="00C10EE0" w:rsidRPr="00CE154F" w:rsidRDefault="00C10EE0" w:rsidP="00DD6DBB">
      <w:pPr>
        <w:pStyle w:val="StyleFACorrespondingAuthorFootnote7pt"/>
        <w:spacing w:after="240" w:line="480" w:lineRule="auto"/>
        <w:rPr>
          <w:rFonts w:ascii="Times" w:hAnsi="Times"/>
          <w:kern w:val="0"/>
          <w:sz w:val="24"/>
        </w:rPr>
      </w:pPr>
      <w:r w:rsidRPr="00CE154F">
        <w:rPr>
          <w:rFonts w:ascii="Times" w:hAnsi="Times"/>
          <w:kern w:val="0"/>
          <w:sz w:val="24"/>
        </w:rPr>
        <w:t>The manuscript was written throug</w:t>
      </w:r>
      <w:r w:rsidR="00DD6DBB" w:rsidRPr="00CE154F">
        <w:rPr>
          <w:rFonts w:ascii="Times" w:hAnsi="Times"/>
          <w:kern w:val="0"/>
          <w:sz w:val="24"/>
        </w:rPr>
        <w:t xml:space="preserve">h contributions of all authors. </w:t>
      </w:r>
      <w:r w:rsidRPr="00CE154F">
        <w:rPr>
          <w:rFonts w:ascii="Times" w:hAnsi="Times"/>
          <w:kern w:val="0"/>
          <w:sz w:val="24"/>
        </w:rPr>
        <w:t>All authors have given approval to the final version of the manuscript.</w:t>
      </w:r>
      <w:r w:rsidR="00DD6DBB" w:rsidRPr="00CE154F">
        <w:rPr>
          <w:rFonts w:ascii="Times" w:hAnsi="Times"/>
          <w:kern w:val="0"/>
          <w:sz w:val="24"/>
        </w:rPr>
        <w:t xml:space="preserve"> </w:t>
      </w:r>
      <w:r w:rsidRPr="00CE154F">
        <w:rPr>
          <w:rFonts w:ascii="Times" w:hAnsi="Times"/>
          <w:kern w:val="0"/>
          <w:sz w:val="24"/>
        </w:rPr>
        <w:t>‡These authors contributed equally. (match statement to author names with a symbol)</w:t>
      </w:r>
    </w:p>
    <w:p w14:paraId="62E80128" w14:textId="77777777" w:rsidR="00C10EE0" w:rsidRPr="00CE154F" w:rsidRDefault="00C10EE0" w:rsidP="00DD6DBB">
      <w:pPr>
        <w:pStyle w:val="FAAuthorInfoSubtitle"/>
      </w:pPr>
      <w:r w:rsidRPr="00CE154F">
        <w:t>Funding Sources</w:t>
      </w:r>
    </w:p>
    <w:p w14:paraId="79814182" w14:textId="77777777" w:rsidR="00DD6DBB" w:rsidRPr="00CE154F" w:rsidRDefault="00C10EE0" w:rsidP="00DD6DBB">
      <w:pPr>
        <w:pStyle w:val="StyleFACorrespondingAuthorFootnote7pt"/>
        <w:spacing w:after="240" w:line="480" w:lineRule="auto"/>
        <w:rPr>
          <w:rFonts w:ascii="Times" w:hAnsi="Times"/>
          <w:kern w:val="0"/>
          <w:sz w:val="24"/>
        </w:rPr>
      </w:pPr>
      <w:r w:rsidRPr="00CE154F">
        <w:rPr>
          <w:rFonts w:ascii="Times" w:hAnsi="Times"/>
          <w:kern w:val="0"/>
          <w:sz w:val="24"/>
        </w:rPr>
        <w:t>Any funds used to support the research of the manuscript should be placed here (per journal style).</w:t>
      </w:r>
      <w:commentRangeEnd w:id="1178"/>
      <w:r w:rsidR="002267E2" w:rsidRPr="00CE154F">
        <w:rPr>
          <w:rStyle w:val="CommentReference"/>
          <w:rFonts w:ascii="Times" w:hAnsi="Times"/>
          <w:kern w:val="0"/>
        </w:rPr>
        <w:commentReference w:id="1178"/>
      </w:r>
    </w:p>
    <w:p w14:paraId="6EBB089E" w14:textId="77777777" w:rsidR="00DD6DBB" w:rsidRPr="00CE154F" w:rsidRDefault="00C10EE0" w:rsidP="00DD6DBB">
      <w:pPr>
        <w:pStyle w:val="FAAuthorInfoSubtitle"/>
      </w:pPr>
      <w:r w:rsidRPr="00CE154F">
        <w:t>Notes</w:t>
      </w:r>
    </w:p>
    <w:p w14:paraId="65352A1A" w14:textId="1EE472F7" w:rsidR="003C4DD3" w:rsidRPr="00CE154F" w:rsidRDefault="003C4DD3" w:rsidP="003C4DD3">
      <w:pPr>
        <w:pStyle w:val="TDAcknowledgments"/>
        <w:spacing w:after="0"/>
        <w:ind w:firstLine="0"/>
        <w:jc w:val="left"/>
      </w:pPr>
      <w:r w:rsidRPr="00CE154F">
        <w:t xml:space="preserve">The authors declare </w:t>
      </w:r>
      <w:ins w:id="1179" w:author="Author" w:date="2021-01-28T00:24:00Z">
        <w:r w:rsidR="000B720F" w:rsidRPr="00CE154F">
          <w:t xml:space="preserve">that they have </w:t>
        </w:r>
      </w:ins>
      <w:r w:rsidRPr="00CE154F">
        <w:t>no conflicts of interest</w:t>
      </w:r>
      <w:del w:id="1180" w:author="Author" w:date="2021-01-28T00:24:00Z">
        <w:r w:rsidRPr="00CE154F" w:rsidDel="000B720F">
          <w:delText xml:space="preserve"> regarding the publication of this paper</w:delText>
        </w:r>
      </w:del>
      <w:r w:rsidRPr="00CE154F">
        <w:t>.</w:t>
      </w:r>
    </w:p>
    <w:p w14:paraId="63CCAA62" w14:textId="77777777" w:rsidR="00DD6DBB" w:rsidRPr="00CE154F" w:rsidRDefault="00DD6DBB" w:rsidP="000B5610">
      <w:pPr>
        <w:pStyle w:val="TDAcknowledgments"/>
        <w:spacing w:before="0" w:after="0"/>
        <w:ind w:firstLine="0"/>
        <w:jc w:val="left"/>
      </w:pPr>
      <w:r w:rsidRPr="00CE154F">
        <w:t>ACKNOWLEDGMENT</w:t>
      </w:r>
    </w:p>
    <w:p w14:paraId="4025F77F" w14:textId="427C1EA6" w:rsidR="003C4DD3" w:rsidRPr="00CE154F" w:rsidRDefault="003C4DD3" w:rsidP="003C4DD3">
      <w:pPr>
        <w:pStyle w:val="TDAcknowledgments"/>
        <w:spacing w:after="240"/>
        <w:ind w:firstLine="0"/>
        <w:jc w:val="left"/>
      </w:pPr>
      <w:r w:rsidRPr="00CE154F">
        <w:t xml:space="preserve">The authors </w:t>
      </w:r>
      <w:del w:id="1181" w:author="Author" w:date="2021-01-28T00:25:00Z">
        <w:r w:rsidRPr="00CE154F" w:rsidDel="0050462E">
          <w:delText xml:space="preserve">appreciate </w:delText>
        </w:r>
      </w:del>
      <w:ins w:id="1182" w:author="Author" w:date="2021-01-28T00:25:00Z">
        <w:r w:rsidR="0050462E" w:rsidRPr="00CE154F">
          <w:t xml:space="preserve">thank </w:t>
        </w:r>
      </w:ins>
      <w:r w:rsidRPr="00CE154F">
        <w:t>the financial sponsorship from Fujian Industrial Guidance Project (</w:t>
      </w:r>
      <w:del w:id="1183" w:author="Author" w:date="2021-02-08T12:27:00Z">
        <w:r w:rsidRPr="00CE154F" w:rsidDel="00F51D19">
          <w:delText>no</w:delText>
        </w:r>
      </w:del>
      <w:ins w:id="1184" w:author="Author" w:date="2021-02-08T12:27:00Z">
        <w:r w:rsidR="00F51D19" w:rsidRPr="00CE154F">
          <w:t>No</w:t>
        </w:r>
      </w:ins>
      <w:r w:rsidRPr="00CE154F">
        <w:t xml:space="preserve">. </w:t>
      </w:r>
      <w:proofErr w:type="spellStart"/>
      <w:r w:rsidRPr="00CE154F">
        <w:t>2017H0038</w:t>
      </w:r>
      <w:proofErr w:type="spellEnd"/>
      <w:r w:rsidRPr="00CE154F">
        <w:t xml:space="preserve">). </w:t>
      </w:r>
      <w:del w:id="1185" w:author="Author" w:date="2021-01-28T00:25:00Z">
        <w:r w:rsidRPr="00CE154F" w:rsidDel="0050462E">
          <w:delText xml:space="preserve">Also </w:delText>
        </w:r>
      </w:del>
      <w:ins w:id="1186" w:author="Author" w:date="2021-01-28T00:25:00Z">
        <w:r w:rsidR="0050462E" w:rsidRPr="00CE154F">
          <w:t xml:space="preserve">They also </w:t>
        </w:r>
      </w:ins>
      <w:r w:rsidRPr="00CE154F">
        <w:t>thank</w:t>
      </w:r>
      <w:del w:id="1187" w:author="Author" w:date="2021-01-28T00:25:00Z">
        <w:r w:rsidRPr="00CE154F" w:rsidDel="0050462E">
          <w:delText>s</w:delText>
        </w:r>
      </w:del>
      <w:r w:rsidRPr="00CE154F">
        <w:t xml:space="preserve"> </w:t>
      </w:r>
      <w:del w:id="1188" w:author="Author" w:date="2021-01-28T00:25:00Z">
        <w:r w:rsidRPr="00CE154F" w:rsidDel="0050462E">
          <w:delText xml:space="preserve">are given to </w:delText>
        </w:r>
      </w:del>
      <w:r w:rsidRPr="00CE154F">
        <w:t xml:space="preserve">Ningxia Power Group Co., Ltd., China, for providing </w:t>
      </w:r>
      <w:del w:id="1189" w:author="Author" w:date="2021-01-28T00:25:00Z">
        <w:r w:rsidRPr="00CE154F" w:rsidDel="0050462E">
          <w:delText>N</w:delText>
        </w:r>
      </w:del>
      <w:ins w:id="1190" w:author="Author" w:date="2021-01-28T00:25:00Z">
        <w:r w:rsidR="0050462E" w:rsidRPr="00CE154F">
          <w:t>n</w:t>
        </w:r>
      </w:ins>
      <w:r w:rsidRPr="00CE154F">
        <w:t xml:space="preserve">-type monocrystalline </w:t>
      </w:r>
      <w:proofErr w:type="spellStart"/>
      <w:r w:rsidRPr="00CE154F">
        <w:t>SOG</w:t>
      </w:r>
      <w:proofErr w:type="spellEnd"/>
      <w:r w:rsidRPr="00CE154F">
        <w:t xml:space="preserve"> silicon rods purified </w:t>
      </w:r>
      <w:del w:id="1191" w:author="Author" w:date="2021-01-28T00:25:00Z">
        <w:r w:rsidRPr="00CE154F" w:rsidDel="0050462E">
          <w:delText xml:space="preserve">with </w:delText>
        </w:r>
      </w:del>
      <w:ins w:id="1192" w:author="Author" w:date="2021-01-28T00:25:00Z">
        <w:r w:rsidR="0050462E" w:rsidRPr="00CE154F">
          <w:t xml:space="preserve">by the </w:t>
        </w:r>
      </w:ins>
      <w:r w:rsidRPr="00CE154F">
        <w:t>metallurgical method.</w:t>
      </w:r>
    </w:p>
    <w:p w14:paraId="2E0D5407" w14:textId="77777777" w:rsidR="00D63A6B" w:rsidRPr="00CE154F" w:rsidRDefault="00D63A6B" w:rsidP="000B5610">
      <w:pPr>
        <w:pStyle w:val="TFReferencesSection"/>
        <w:spacing w:after="0"/>
        <w:ind w:firstLine="0"/>
        <w:rPr>
          <w:ins w:id="1193" w:author="Author" w:date="2021-01-31T23:40:00Z"/>
        </w:rPr>
      </w:pPr>
    </w:p>
    <w:p w14:paraId="27C4A5EF" w14:textId="77777777" w:rsidR="00D63A6B" w:rsidRPr="00CE154F" w:rsidRDefault="00D63A6B" w:rsidP="000B5610">
      <w:pPr>
        <w:pStyle w:val="TFReferencesSection"/>
        <w:spacing w:after="0"/>
        <w:ind w:firstLine="0"/>
        <w:rPr>
          <w:ins w:id="1194" w:author="Author" w:date="2021-01-31T23:40:00Z"/>
        </w:rPr>
      </w:pPr>
    </w:p>
    <w:p w14:paraId="6D9E41C4" w14:textId="505D564D" w:rsidR="00DD6DBB" w:rsidRPr="00CE154F" w:rsidRDefault="00DD6DBB" w:rsidP="000B5610">
      <w:pPr>
        <w:pStyle w:val="TFReferencesSection"/>
        <w:spacing w:after="0"/>
        <w:ind w:firstLine="0"/>
      </w:pPr>
      <w:commentRangeStart w:id="1195"/>
      <w:r w:rsidRPr="00CE154F">
        <w:t>REFERENCES</w:t>
      </w:r>
      <w:commentRangeEnd w:id="1195"/>
      <w:r w:rsidR="003B458B" w:rsidRPr="00CE154F">
        <w:rPr>
          <w:rStyle w:val="CommentReference"/>
        </w:rPr>
        <w:commentReference w:id="1195"/>
      </w:r>
    </w:p>
    <w:bookmarkEnd w:id="1174"/>
    <w:p w14:paraId="7EA0F8A1" w14:textId="77777777" w:rsidR="003C4DD3" w:rsidRPr="00CE154F" w:rsidRDefault="003C4DD3" w:rsidP="003C4DD3">
      <w:pPr>
        <w:pStyle w:val="TFReferencesSection"/>
      </w:pPr>
      <w:r w:rsidRPr="00CE154F">
        <w:t xml:space="preserve">K. </w:t>
      </w:r>
      <w:proofErr w:type="spellStart"/>
      <w:r w:rsidRPr="00CE154F">
        <w:t>Masuko</w:t>
      </w:r>
      <w:proofErr w:type="spellEnd"/>
      <w:r w:rsidRPr="00CE154F">
        <w:t xml:space="preserve">, M. </w:t>
      </w:r>
      <w:proofErr w:type="spellStart"/>
      <w:r w:rsidRPr="00CE154F">
        <w:t>Shigematsu</w:t>
      </w:r>
      <w:proofErr w:type="spellEnd"/>
      <w:r w:rsidRPr="00CE154F">
        <w:t xml:space="preserve">, T. Hashiguchi et al., “Achievement of more than 25% conversion efficiency with crystalline silicon heterojunction solar cell,” </w:t>
      </w:r>
      <w:r w:rsidRPr="00CE154F">
        <w:rPr>
          <w:i/>
        </w:rPr>
        <w:t>IEEE Journal of Photovoltaics</w:t>
      </w:r>
      <w:r w:rsidRPr="00CE154F">
        <w:t>, vol. 4, no. 6, pp. 1433–1435, 2014.</w:t>
      </w:r>
    </w:p>
    <w:p w14:paraId="006F36F9" w14:textId="77777777" w:rsidR="003C4DD3" w:rsidRPr="00CE154F" w:rsidRDefault="003C4DD3" w:rsidP="003C4DD3">
      <w:pPr>
        <w:pStyle w:val="TFReferencesSection"/>
      </w:pPr>
      <w:r w:rsidRPr="00CE154F">
        <w:t xml:space="preserve">B. An J, J. Yank, and X. Zhou, “Electrical performance comparison of mono-crystalline silicon solar cell with wafer purified by metallurgical Siemens method,” </w:t>
      </w:r>
      <w:proofErr w:type="spellStart"/>
      <w:r w:rsidRPr="00CE154F">
        <w:rPr>
          <w:i/>
        </w:rPr>
        <w:t>ActaEnergiae</w:t>
      </w:r>
      <w:proofErr w:type="spellEnd"/>
      <w:r w:rsidRPr="00CE154F">
        <w:rPr>
          <w:i/>
        </w:rPr>
        <w:t xml:space="preserve"> Solaris Sinica</w:t>
      </w:r>
      <w:r w:rsidRPr="00CE154F">
        <w:t>, vol. 36, pp. 2325–2328, 2015.</w:t>
      </w:r>
    </w:p>
    <w:p w14:paraId="459C92F2" w14:textId="77777777" w:rsidR="003C4DD3" w:rsidRPr="00CE154F" w:rsidRDefault="003C4DD3" w:rsidP="003C4DD3">
      <w:pPr>
        <w:pStyle w:val="TFReferencesSection"/>
      </w:pPr>
      <w:r w:rsidRPr="00CE154F">
        <w:t xml:space="preserve">R. </w:t>
      </w:r>
      <w:proofErr w:type="spellStart"/>
      <w:r w:rsidRPr="00CE154F">
        <w:t>Einhaus</w:t>
      </w:r>
      <w:proofErr w:type="spellEnd"/>
      <w:r w:rsidRPr="00CE154F">
        <w:t xml:space="preserve">, J. </w:t>
      </w:r>
      <w:proofErr w:type="spellStart"/>
      <w:r w:rsidRPr="00CE154F">
        <w:t>Kraiem</w:t>
      </w:r>
      <w:proofErr w:type="spellEnd"/>
      <w:r w:rsidRPr="00CE154F">
        <w:t xml:space="preserve">, J. </w:t>
      </w:r>
      <w:proofErr w:type="spellStart"/>
      <w:r w:rsidRPr="00CE154F">
        <w:t>Degoulange</w:t>
      </w:r>
      <w:proofErr w:type="spellEnd"/>
      <w:r w:rsidRPr="00CE154F">
        <w:t xml:space="preserve"> et al., “19% efficiency heterojunction solar cells on </w:t>
      </w:r>
      <w:proofErr w:type="spellStart"/>
      <w:r w:rsidRPr="00CE154F">
        <w:t>Cz</w:t>
      </w:r>
      <w:proofErr w:type="spellEnd"/>
      <w:r w:rsidRPr="00CE154F">
        <w:t xml:space="preserve"> wafers from non-blended Upgraded Metallurgical Silicon,” in </w:t>
      </w:r>
      <w:r w:rsidRPr="00CE154F">
        <w:rPr>
          <w:i/>
        </w:rPr>
        <w:t>Proceedings of the 2012 IEEE</w:t>
      </w:r>
    </w:p>
    <w:p w14:paraId="22BE395D" w14:textId="77777777" w:rsidR="003C4DD3" w:rsidRPr="00CE154F" w:rsidRDefault="003C4DD3" w:rsidP="003C4DD3">
      <w:pPr>
        <w:pStyle w:val="TFReferencesSection"/>
      </w:pPr>
      <w:r w:rsidRPr="00CE154F">
        <w:rPr>
          <w:i/>
        </w:rPr>
        <w:t>38th Photovoltaic Specialists Conference (</w:t>
      </w:r>
      <w:proofErr w:type="spellStart"/>
      <w:r w:rsidRPr="00CE154F">
        <w:rPr>
          <w:i/>
        </w:rPr>
        <w:t>PVSC</w:t>
      </w:r>
      <w:proofErr w:type="spellEnd"/>
      <w:r w:rsidRPr="00CE154F">
        <w:rPr>
          <w:i/>
        </w:rPr>
        <w:t>)</w:t>
      </w:r>
      <w:r w:rsidRPr="00CE154F">
        <w:t>, pp. 003234– 003237, Austin, TX, USA, June 2012.</w:t>
      </w:r>
    </w:p>
    <w:p w14:paraId="76AB75DB" w14:textId="77777777" w:rsidR="003C4DD3" w:rsidRPr="00CE154F" w:rsidRDefault="003C4DD3" w:rsidP="003C4DD3">
      <w:pPr>
        <w:pStyle w:val="TFReferencesSection"/>
      </w:pPr>
      <w:r w:rsidRPr="00CE154F">
        <w:t xml:space="preserve">B. Ren, Y. Zhang, B. Guo et al., “Computer simulation of </w:t>
      </w:r>
      <w:proofErr w:type="spellStart"/>
      <w:r w:rsidRPr="00CE154F">
        <w:t>asi:H</w:t>
      </w:r>
      <w:proofErr w:type="spellEnd"/>
      <w:r w:rsidRPr="00CE154F">
        <w:t xml:space="preserve">/c-Si </w:t>
      </w:r>
      <w:proofErr w:type="spellStart"/>
      <w:r w:rsidRPr="00CE154F">
        <w:t>heterjuntion</w:t>
      </w:r>
      <w:proofErr w:type="spellEnd"/>
      <w:r w:rsidRPr="00CE154F">
        <w:t xml:space="preserve"> solar cells on n-type silicon,” </w:t>
      </w:r>
      <w:proofErr w:type="spellStart"/>
      <w:r w:rsidRPr="00CE154F">
        <w:rPr>
          <w:i/>
        </w:rPr>
        <w:t>ActaEnergiae</w:t>
      </w:r>
      <w:proofErr w:type="spellEnd"/>
      <w:r w:rsidRPr="00CE154F">
        <w:rPr>
          <w:i/>
        </w:rPr>
        <w:t xml:space="preserve"> Solaris Sinica</w:t>
      </w:r>
      <w:r w:rsidRPr="00CE154F">
        <w:t>, vol. 29, pp. 1112–1116, 2008.</w:t>
      </w:r>
    </w:p>
    <w:p w14:paraId="2AD540EE" w14:textId="77777777" w:rsidR="003C4DD3" w:rsidRPr="00CE154F" w:rsidRDefault="003C4DD3" w:rsidP="003C4DD3">
      <w:pPr>
        <w:pStyle w:val="TFReferencesSection"/>
      </w:pPr>
      <w:r w:rsidRPr="00CE154F">
        <w:t xml:space="preserve">X. Cheng, F. Meng, J. Wang, X. Li, and J. Huang, “Simulation of heterojunction solar cells based on p-type silicon wafer,” </w:t>
      </w:r>
      <w:r w:rsidRPr="00CE154F">
        <w:rPr>
          <w:i/>
        </w:rPr>
        <w:t xml:space="preserve">Acta </w:t>
      </w:r>
      <w:proofErr w:type="spellStart"/>
      <w:r w:rsidRPr="00CE154F">
        <w:rPr>
          <w:i/>
        </w:rPr>
        <w:t>Energiae</w:t>
      </w:r>
      <w:proofErr w:type="spellEnd"/>
      <w:r w:rsidRPr="00CE154F">
        <w:rPr>
          <w:i/>
        </w:rPr>
        <w:t xml:space="preserve"> Solaris Sinica</w:t>
      </w:r>
      <w:r w:rsidRPr="00CE154F">
        <w:t>, vol. 33, no. 9, pp. 1474–1479, 2012.</w:t>
      </w:r>
    </w:p>
    <w:p w14:paraId="5228B35E" w14:textId="77777777" w:rsidR="003C4DD3" w:rsidRPr="00CE154F" w:rsidRDefault="003C4DD3" w:rsidP="003C4DD3">
      <w:pPr>
        <w:pStyle w:val="TFReferencesSection"/>
      </w:pPr>
      <w:r w:rsidRPr="00CE154F">
        <w:t xml:space="preserve">X. Wen, X. Zeng, W. Liao, Q. Lei, and S. Yin, “An approach for improving the carriers transport properties of a-Si: H/c-Si heterojunction solar cells with efficiency of more than 27%,” </w:t>
      </w:r>
      <w:r w:rsidRPr="00CE154F">
        <w:rPr>
          <w:i/>
        </w:rPr>
        <w:t>Solar Energy</w:t>
      </w:r>
      <w:r w:rsidRPr="00CE154F">
        <w:t>, vol. 96, pp. 168–176, 2013.</w:t>
      </w:r>
    </w:p>
    <w:p w14:paraId="7E75ECDE" w14:textId="77777777" w:rsidR="003C4DD3" w:rsidRPr="00CE154F" w:rsidRDefault="003C4DD3" w:rsidP="003C4DD3">
      <w:pPr>
        <w:pStyle w:val="TFReferencesSection"/>
      </w:pPr>
      <w:r w:rsidRPr="00CE154F">
        <w:t xml:space="preserve">K. Patel, M. </w:t>
      </w:r>
      <w:proofErr w:type="spellStart"/>
      <w:r w:rsidRPr="00CE154F">
        <w:t>Katiyar</w:t>
      </w:r>
      <w:proofErr w:type="spellEnd"/>
      <w:r w:rsidRPr="00CE154F">
        <w:t xml:space="preserve">, B. </w:t>
      </w:r>
      <w:proofErr w:type="spellStart"/>
      <w:r w:rsidRPr="00CE154F">
        <w:t>Mazhari</w:t>
      </w:r>
      <w:proofErr w:type="spellEnd"/>
      <w:r w:rsidRPr="00CE154F">
        <w:t xml:space="preserve"> et al., “Simulation studies on heterojunction and HIT solar cells,” in </w:t>
      </w:r>
      <w:r w:rsidRPr="00CE154F">
        <w:rPr>
          <w:i/>
        </w:rPr>
        <w:t>Proceedings of the 16th International Workshop on Physics of Semiconductor Devices</w:t>
      </w:r>
      <w:r w:rsidRPr="00CE154F">
        <w:t xml:space="preserve">, </w:t>
      </w:r>
      <w:proofErr w:type="spellStart"/>
      <w:r w:rsidRPr="00CE154F">
        <w:t>p.</w:t>
      </w:r>
      <w:proofErr w:type="spellEnd"/>
      <w:r w:rsidRPr="00CE154F">
        <w:t xml:space="preserve"> </w:t>
      </w:r>
      <w:proofErr w:type="spellStart"/>
      <w:r w:rsidRPr="00CE154F">
        <w:t>85490E</w:t>
      </w:r>
      <w:proofErr w:type="spellEnd"/>
      <w:r w:rsidRPr="00CE154F">
        <w:t>, Kanpur, India.</w:t>
      </w:r>
    </w:p>
    <w:p w14:paraId="0D0D0B0B" w14:textId="77777777" w:rsidR="003C4DD3" w:rsidRPr="00CE154F" w:rsidRDefault="003C4DD3" w:rsidP="003C4DD3">
      <w:pPr>
        <w:pStyle w:val="TFReferencesSection"/>
      </w:pPr>
      <w:r w:rsidRPr="00CE154F">
        <w:t xml:space="preserve">J. Liu, S. Huang, and L. He, “Simulation of a high-efficiency silicon-based heterojunction solar cell,” </w:t>
      </w:r>
      <w:r w:rsidRPr="00CE154F">
        <w:rPr>
          <w:i/>
        </w:rPr>
        <w:t>Journal of Semiconductors</w:t>
      </w:r>
      <w:r w:rsidRPr="00CE154F">
        <w:t>, vol. 36, no. 4, pp. 0440101–0440108, 2015.</w:t>
      </w:r>
    </w:p>
    <w:p w14:paraId="486D6B5B" w14:textId="77777777" w:rsidR="003C4DD3" w:rsidRPr="00CE154F" w:rsidRDefault="003C4DD3" w:rsidP="003C4DD3">
      <w:pPr>
        <w:pStyle w:val="TFReferencesSection"/>
      </w:pPr>
      <w:r w:rsidRPr="00CE154F">
        <w:t xml:space="preserve">N. Dwivedi, S. Kumar, A. Bisht, K. Patel, and S. Sudhakar, “Simulation approach for optimization of device structure and thickness of HIT solar cells to achieve </w:t>
      </w:r>
      <w:r w:rsidRPr="00CE154F">
        <w:rPr>
          <w:rFonts w:ascii="Cambria Math" w:eastAsia="Calibri" w:hAnsi="Cambria Math" w:cs="Cambria Math"/>
        </w:rPr>
        <w:t>∼</w:t>
      </w:r>
      <w:r w:rsidRPr="00CE154F">
        <w:t xml:space="preserve">27% efficiency,” </w:t>
      </w:r>
      <w:r w:rsidRPr="00CE154F">
        <w:rPr>
          <w:i/>
        </w:rPr>
        <w:t>Solar Energy</w:t>
      </w:r>
      <w:r w:rsidRPr="00CE154F">
        <w:t>, vol. 88, pp. 31–41, 2013.</w:t>
      </w:r>
    </w:p>
    <w:p w14:paraId="28BC4B0A" w14:textId="77777777" w:rsidR="003C4DD3" w:rsidRPr="00CE154F" w:rsidRDefault="003C4DD3" w:rsidP="003C4DD3">
      <w:pPr>
        <w:pStyle w:val="TFReferencesSection"/>
      </w:pPr>
      <w:r w:rsidRPr="00CE154F">
        <w:t xml:space="preserve">L. Zhao, H. L. Li, C. L. Zhou, H. W. </w:t>
      </w:r>
      <w:proofErr w:type="spellStart"/>
      <w:r w:rsidRPr="00CE154F">
        <w:t>Diao</w:t>
      </w:r>
      <w:proofErr w:type="spellEnd"/>
      <w:r w:rsidRPr="00CE154F">
        <w:t xml:space="preserve">, and W. J. Wang, “Optimized resistivity of p-type Si substrate for HIT solar cell with Al back surface field by computer simulation,” </w:t>
      </w:r>
      <w:r w:rsidRPr="00CE154F">
        <w:rPr>
          <w:i/>
        </w:rPr>
        <w:t>Solar Energy</w:t>
      </w:r>
      <w:r w:rsidRPr="00CE154F">
        <w:t>, vol. 83, no. 6, pp. 812–816, 2009.</w:t>
      </w:r>
    </w:p>
    <w:p w14:paraId="5A979553" w14:textId="77777777" w:rsidR="003C4DD3" w:rsidRPr="00CE154F" w:rsidRDefault="003C4DD3" w:rsidP="003C4DD3">
      <w:pPr>
        <w:pStyle w:val="TFReferencesSection"/>
        <w:sectPr w:rsidR="003C4DD3" w:rsidRPr="00CE154F" w:rsidSect="003C4DD3">
          <w:headerReference w:type="even" r:id="rId16"/>
          <w:headerReference w:type="default" r:id="rId17"/>
          <w:footerReference w:type="even" r:id="rId18"/>
          <w:footerReference w:type="default" r:id="rId19"/>
          <w:headerReference w:type="first" r:id="rId20"/>
          <w:footerReference w:type="first" r:id="rId21"/>
          <w:type w:val="continuous"/>
          <w:pgSz w:w="12001" w:h="16000"/>
          <w:pgMar w:top="870" w:right="1025" w:bottom="1110" w:left="1011" w:header="720" w:footer="720" w:gutter="0"/>
          <w:cols w:space="357"/>
        </w:sectPr>
      </w:pPr>
      <w:r w:rsidRPr="00CE154F">
        <w:t xml:space="preserve">Z. Chen and J. Wang, </w:t>
      </w:r>
      <w:r w:rsidRPr="00CE154F">
        <w:rPr>
          <w:i/>
        </w:rPr>
        <w:t>Basic Material Physics for Semiconductor Devices</w:t>
      </w:r>
      <w:r w:rsidRPr="00CE154F">
        <w:t>, Science Press, 2013.</w:t>
      </w:r>
    </w:p>
    <w:p w14:paraId="04487111" w14:textId="77777777" w:rsidR="003C4DD3" w:rsidRPr="00CE154F" w:rsidRDefault="003C4DD3" w:rsidP="003C4DD3">
      <w:pPr>
        <w:spacing w:after="0" w:line="259" w:lineRule="auto"/>
        <w:ind w:right="10560"/>
        <w:jc w:val="left"/>
        <w:rPr>
          <w:szCs w:val="24"/>
        </w:rPr>
      </w:pPr>
    </w:p>
    <w:sectPr w:rsidR="003C4DD3" w:rsidRPr="00CE154F" w:rsidSect="000B5610">
      <w:footerReference w:type="even" r:id="rId22"/>
      <w:footerReference w:type="default" r:id="rId23"/>
      <w:type w:val="continuous"/>
      <w:pgSz w:w="12240" w:h="15840"/>
      <w:pgMar w:top="1440" w:right="1440" w:bottom="1440" w:left="1440" w:header="0" w:footer="0" w:gutter="0"/>
      <w:cols w:space="47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date="2021-01-29T12:21:00Z" w:initials="A">
    <w:p w14:paraId="05369A49" w14:textId="6319C62B" w:rsidR="00843F5A" w:rsidRPr="00CE154F" w:rsidRDefault="00843F5A" w:rsidP="00ED0936">
      <w:pPr>
        <w:pStyle w:val="CommentText"/>
      </w:pPr>
      <w:r>
        <w:rPr>
          <w:rStyle w:val="CommentReference"/>
        </w:rPr>
        <w:annotationRef/>
      </w:r>
      <w:r w:rsidRPr="00CE154F">
        <w:t>Thanks for providing this opportunity to assist you with this manuscript. I have edited the text for language, grammar, and improved clarity. I have also checked the manuscript for conformance with the formatting guidelines provided (</w:t>
      </w:r>
      <w:hyperlink r:id="rId1" w:history="1">
        <w:r w:rsidRPr="00CE154F">
          <w:rPr>
            <w:rStyle w:val="Hyperlink"/>
          </w:rPr>
          <w:t>https://publish.acs.org/publish/author_guidelines?coden=aamick</w:t>
        </w:r>
      </w:hyperlink>
      <w:r w:rsidRPr="00CE154F">
        <w:t>). In the cases where additional information is required from you, I have added comments to bring them to your attention. The manuscript has some scope for improvement. Please go through my comments for the same.</w:t>
      </w:r>
    </w:p>
    <w:p w14:paraId="1AC99D0B" w14:textId="77777777" w:rsidR="00843F5A" w:rsidRPr="00CE154F" w:rsidRDefault="00843F5A" w:rsidP="00ED0936">
      <w:pPr>
        <w:pStyle w:val="CommentText"/>
      </w:pPr>
      <w:r w:rsidRPr="00CE154F">
        <w:t>Should you have any concerns, please feel free to get back to me.</w:t>
      </w:r>
    </w:p>
    <w:p w14:paraId="6CAF19C9" w14:textId="03F6037C" w:rsidR="00843F5A" w:rsidRDefault="00843F5A" w:rsidP="00ED0936">
      <w:pPr>
        <w:pStyle w:val="CommentText"/>
      </w:pPr>
    </w:p>
  </w:comment>
  <w:comment w:id="3" w:author="Author" w:date="2021-02-08T11:34:00Z" w:initials="A">
    <w:p w14:paraId="547CC71F" w14:textId="50B97168" w:rsidR="00843F5A" w:rsidRPr="00CE154F" w:rsidRDefault="00843F5A">
      <w:pPr>
        <w:pStyle w:val="CommentText"/>
      </w:pPr>
      <w:r>
        <w:rPr>
          <w:rStyle w:val="CommentReference"/>
        </w:rPr>
        <w:annotationRef/>
      </w:r>
      <w:r w:rsidRPr="00CE154F">
        <w:t xml:space="preserve">The title is concise and contains all the relevant keywords. </w:t>
      </w:r>
    </w:p>
    <w:p w14:paraId="475A056F" w14:textId="35A34AE3" w:rsidR="00843F5A" w:rsidRDefault="00843F5A">
      <w:pPr>
        <w:pStyle w:val="CommentText"/>
      </w:pPr>
      <w:r w:rsidRPr="00CE154F">
        <w:t>Please note my changes to the title, and, if these changes are acceptable, use the revised title at all relevant instances.</w:t>
      </w:r>
    </w:p>
  </w:comment>
  <w:comment w:id="4" w:author="Author" w:date="2021-01-27T15:40:00Z" w:initials="A">
    <w:p w14:paraId="7BF15517" w14:textId="62AF1F77" w:rsidR="00843F5A" w:rsidRPr="003C4DD3" w:rsidRDefault="00843F5A">
      <w:pPr>
        <w:pStyle w:val="CommentText"/>
      </w:pPr>
      <w:r>
        <w:rPr>
          <w:rStyle w:val="CommentReference"/>
        </w:rPr>
        <w:annotationRef/>
      </w:r>
      <w:r w:rsidRPr="00CE154F">
        <w:t>Please include the author names here. At least one author must be designated with an asterisk as the author to whom correspondence should be addressed. I have retained the dummy text from the template for your reference.</w:t>
      </w:r>
    </w:p>
  </w:comment>
  <w:comment w:id="5" w:author="Author" w:date="2021-01-27T15:41:00Z" w:initials="A">
    <w:p w14:paraId="23E0373B" w14:textId="6F7B2288" w:rsidR="00843F5A" w:rsidRDefault="00843F5A">
      <w:pPr>
        <w:pStyle w:val="CommentText"/>
      </w:pPr>
      <w:r>
        <w:rPr>
          <w:rStyle w:val="CommentReference"/>
        </w:rPr>
        <w:annotationRef/>
      </w:r>
      <w:r w:rsidRPr="00CE154F">
        <w:t xml:space="preserve">Please include the author address here. I have retained the dummy text from the template for your reference. </w:t>
      </w:r>
    </w:p>
  </w:comment>
  <w:comment w:id="6" w:author="Author" w:date="2021-01-27T15:59:00Z" w:initials="A">
    <w:p w14:paraId="52DBC6F4" w14:textId="77777777" w:rsidR="00843F5A" w:rsidRPr="00CE154F" w:rsidRDefault="00843F5A">
      <w:pPr>
        <w:pStyle w:val="CommentText"/>
      </w:pPr>
      <w:r>
        <w:rPr>
          <w:rStyle w:val="CommentReference"/>
        </w:rPr>
        <w:annotationRef/>
      </w:r>
      <w:r w:rsidRPr="00CE154F">
        <w:t xml:space="preserve">The abstract adheres to the word count requirement of the journal (maximum 300 words). </w:t>
      </w:r>
    </w:p>
    <w:p w14:paraId="5CB62AE7" w14:textId="77777777" w:rsidR="00843F5A" w:rsidRPr="00CE154F" w:rsidRDefault="00843F5A">
      <w:pPr>
        <w:pStyle w:val="CommentText"/>
      </w:pPr>
      <w:r w:rsidRPr="00CE154F">
        <w:t xml:space="preserve">However, the rationale of the study (the need for conducting the study) and the aim are missing in the abstract. Please try to include these aspects. </w:t>
      </w:r>
    </w:p>
    <w:p w14:paraId="51AE140B" w14:textId="1703E096" w:rsidR="00843F5A" w:rsidRPr="00CE154F" w:rsidRDefault="00843F5A">
      <w:pPr>
        <w:pStyle w:val="CommentText"/>
      </w:pPr>
      <w:r w:rsidRPr="00CE154F">
        <w:t>Additionally, a concluding statement on the utility of the study can be included here.</w:t>
      </w:r>
    </w:p>
    <w:p w14:paraId="3950F654" w14:textId="77777777" w:rsidR="00843F5A" w:rsidRPr="00CE154F" w:rsidRDefault="00843F5A">
      <w:pPr>
        <w:pStyle w:val="CommentText"/>
      </w:pPr>
    </w:p>
    <w:p w14:paraId="2E7EC170" w14:textId="553B15CF" w:rsidR="00843F5A" w:rsidRDefault="00843F5A">
      <w:pPr>
        <w:pStyle w:val="CommentText"/>
      </w:pPr>
      <w:r w:rsidRPr="00CE154F">
        <w:t>I have discussed the conversion efficiency with respect to the conversion efficiencies reported so far in addition to the effect of impurity concentration and compensation level on the cell properties. Please confirm if the revisions retain the intended meaning.</w:t>
      </w:r>
    </w:p>
  </w:comment>
  <w:comment w:id="70" w:author="Author" w:date="2021-02-08T11:38:00Z" w:initials="A">
    <w:p w14:paraId="36744C29" w14:textId="040B0699" w:rsidR="00843F5A" w:rsidRDefault="00843F5A">
      <w:pPr>
        <w:pStyle w:val="CommentText"/>
      </w:pPr>
      <w:r>
        <w:rPr>
          <w:rStyle w:val="CommentReference"/>
        </w:rPr>
        <w:annotationRef/>
      </w:r>
      <w:r w:rsidRPr="00CE154F">
        <w:t xml:space="preserve">This section provides background information that defines the objective of the study. Further, the aim and key findings of the study </w:t>
      </w:r>
      <w:r w:rsidR="006179E7">
        <w:t>a</w:t>
      </w:r>
      <w:r w:rsidRPr="00CE154F">
        <w:t>re described in this section. However, this section was originally not well written in terms of language, flow, and clarity. There are several instances where the intended meaning is unclear, the sentences are ambiguous, and/or sentences are incomplete with missing information. I have flagged such instances with my detailed comments. Furthermore, I made some extensive and major revisions to enhance readability and clarity. Please go through my comments and revisions carefully and verify if the revisions are acceptable.</w:t>
      </w:r>
    </w:p>
  </w:comment>
  <w:comment w:id="80" w:author="Author" w:date="2021-01-28T14:20:00Z" w:initials="A">
    <w:p w14:paraId="5FDC14A4" w14:textId="220DA6D5" w:rsidR="00843F5A" w:rsidRPr="00CE154F" w:rsidRDefault="00843F5A">
      <w:pPr>
        <w:pStyle w:val="CommentText"/>
      </w:pPr>
      <w:r>
        <w:rPr>
          <w:rStyle w:val="CommentReference"/>
        </w:rPr>
        <w:annotationRef/>
      </w:r>
      <w:r w:rsidRPr="00CE154F">
        <w:t>Please confirm if the revision retains the intended meaning. The abbreviation was not used again in the manuscript, and hence, I have not defined the abbreviation.</w:t>
      </w:r>
    </w:p>
    <w:p w14:paraId="4167A45E" w14:textId="2B73CEE8" w:rsidR="00843F5A" w:rsidRPr="00CE154F" w:rsidRDefault="00843F5A" w:rsidP="00726071">
      <w:pPr>
        <w:pStyle w:val="CommentText"/>
      </w:pPr>
      <w:r w:rsidRPr="00CE154F">
        <w:t xml:space="preserve">Most journals require that an abbreviation be spelled out at its first occurrence in the text, followed by the abbreviation in parentheses. (Exception: If the abbreviation is on the journal's list of permitted abbreviations, this need not be done.) Thereafter, only the abbreviation may be used. </w:t>
      </w:r>
    </w:p>
    <w:p w14:paraId="2BBC1F82" w14:textId="40197394" w:rsidR="00843F5A" w:rsidRDefault="00843F5A" w:rsidP="00726071">
      <w:pPr>
        <w:pStyle w:val="CommentText"/>
      </w:pPr>
      <w:r w:rsidRPr="00CE154F">
        <w:t>Note also that abbreviations need to be independently defined in the abstract and the main text of the paper. Abbreviations need not be introduced if they are not used again.</w:t>
      </w:r>
    </w:p>
  </w:comment>
  <w:comment w:id="92" w:author="Author" w:date="2021-01-27T16:52:00Z" w:initials="A">
    <w:p w14:paraId="49592D0F" w14:textId="3319E374" w:rsidR="00843F5A" w:rsidRDefault="00843F5A">
      <w:pPr>
        <w:pStyle w:val="CommentText"/>
      </w:pPr>
      <w:r>
        <w:rPr>
          <w:rStyle w:val="CommentReference"/>
        </w:rPr>
        <w:annotationRef/>
      </w:r>
      <w:r w:rsidRPr="00CE154F">
        <w:t xml:space="preserve">Here, </w:t>
      </w:r>
      <w:r w:rsidR="007418E7">
        <w:t>please consider providing</w:t>
      </w:r>
      <w:r w:rsidRPr="00CE154F">
        <w:t xml:space="preserve"> a brief background on HIT solar cell, their applications, how they are different from other solar cells, etc. </w:t>
      </w:r>
    </w:p>
  </w:comment>
  <w:comment w:id="104" w:author="Author" w:date="2021-02-09T15:28:00Z" w:initials="A">
    <w:p w14:paraId="22B1FDE7" w14:textId="7D2F9341" w:rsidR="00DE61D7" w:rsidRDefault="00DE61D7">
      <w:pPr>
        <w:pStyle w:val="CommentText"/>
      </w:pPr>
      <w:r>
        <w:rPr>
          <w:rStyle w:val="CommentReference"/>
        </w:rPr>
        <w:annotationRef/>
      </w:r>
      <w:r w:rsidR="001B3E02" w:rsidRPr="001B3E02">
        <w:t xml:space="preserve">Please consider specifying the thickness of these layers. </w:t>
      </w:r>
      <w:bookmarkStart w:id="107" w:name="_GoBack"/>
      <w:bookmarkEnd w:id="107"/>
    </w:p>
  </w:comment>
  <w:comment w:id="161" w:author="Author" w:date="2021-01-27T16:27:00Z" w:initials="A">
    <w:p w14:paraId="522D664E" w14:textId="026E22C1" w:rsidR="00843F5A" w:rsidRDefault="00843F5A">
      <w:pPr>
        <w:pStyle w:val="CommentText"/>
      </w:pPr>
      <w:r>
        <w:rPr>
          <w:rStyle w:val="CommentReference"/>
        </w:rPr>
        <w:annotationRef/>
      </w:r>
      <w:r w:rsidR="00A115AF">
        <w:t xml:space="preserve">I have made this revision to introduce better terminology. </w:t>
      </w:r>
    </w:p>
  </w:comment>
  <w:comment w:id="204" w:author="Author" w:date="2021-02-08T12:35:00Z" w:initials="A">
    <w:p w14:paraId="094F1B9D" w14:textId="35383E02" w:rsidR="00843F5A" w:rsidRDefault="00843F5A">
      <w:pPr>
        <w:pStyle w:val="CommentText"/>
      </w:pPr>
      <w:r>
        <w:rPr>
          <w:rStyle w:val="CommentReference"/>
        </w:rPr>
        <w:annotationRef/>
      </w:r>
      <w:r w:rsidRPr="00CE154F">
        <w:t>Here, are you perhaps referring to the “improved Siemens method”? Please verify this for all subsequent instances.</w:t>
      </w:r>
    </w:p>
  </w:comment>
  <w:comment w:id="200" w:author="Author" w:date="2021-01-28T15:00:00Z" w:initials="A">
    <w:p w14:paraId="6CD83542" w14:textId="51907AB8" w:rsidR="00843F5A" w:rsidRPr="00CE154F" w:rsidRDefault="00843F5A">
      <w:pPr>
        <w:pStyle w:val="CommentText"/>
      </w:pPr>
      <w:r>
        <w:rPr>
          <w:rStyle w:val="CommentReference"/>
        </w:rPr>
        <w:annotationRef/>
      </w:r>
      <w:r w:rsidRPr="00CE154F">
        <w:t>This revision has been made for clarity.</w:t>
      </w:r>
    </w:p>
    <w:p w14:paraId="28AC02F2" w14:textId="7EEC7D51" w:rsidR="00843F5A" w:rsidRDefault="00843F5A">
      <w:pPr>
        <w:pStyle w:val="CommentText"/>
      </w:pPr>
      <w:r w:rsidRPr="00CE154F">
        <w:t>Please confirm if the revision retains the intended meaning.</w:t>
      </w:r>
    </w:p>
  </w:comment>
  <w:comment w:id="195" w:author="Author" w:date="2021-01-28T16:35:00Z" w:initials="A">
    <w:p w14:paraId="3E6FA6F3" w14:textId="652A1028" w:rsidR="00843F5A" w:rsidRDefault="00843F5A">
      <w:pPr>
        <w:pStyle w:val="CommentText"/>
      </w:pPr>
      <w:r>
        <w:rPr>
          <w:rStyle w:val="CommentReference"/>
        </w:rPr>
        <w:annotationRef/>
      </w:r>
      <w:r w:rsidRPr="00CE154F">
        <w:t>How is the present approach different from this approach? Please provide more clarity here. Also, please elaborate the phrase “main solar cell.”</w:t>
      </w:r>
    </w:p>
  </w:comment>
  <w:comment w:id="249" w:author="Author" w:date="2021-01-28T15:33:00Z" w:initials="A">
    <w:p w14:paraId="594493F2" w14:textId="1800FBCF" w:rsidR="00843F5A" w:rsidRDefault="00843F5A">
      <w:pPr>
        <w:pStyle w:val="CommentText"/>
      </w:pPr>
      <w:r>
        <w:rPr>
          <w:rStyle w:val="CommentReference"/>
        </w:rPr>
        <w:annotationRef/>
      </w:r>
      <w:r w:rsidRPr="00CE154F">
        <w:t>Please explain what is meant by valuable/significant here.</w:t>
      </w:r>
    </w:p>
  </w:comment>
  <w:comment w:id="259" w:author="Author" w:date="2021-01-28T15:31:00Z" w:initials="A">
    <w:p w14:paraId="34247644" w14:textId="10B9E959" w:rsidR="00843F5A" w:rsidRDefault="00843F5A">
      <w:pPr>
        <w:pStyle w:val="CommentText"/>
      </w:pPr>
      <w:r>
        <w:rPr>
          <w:rStyle w:val="CommentReference"/>
        </w:rPr>
        <w:annotationRef/>
      </w:r>
      <w:r w:rsidRPr="00CE154F">
        <w:t xml:space="preserve">The contribution of this particular study is not clear here. HIT solar cells have been studied by </w:t>
      </w:r>
      <w:proofErr w:type="spellStart"/>
      <w:r w:rsidRPr="00CE154F">
        <w:t>AFORS</w:t>
      </w:r>
      <w:proofErr w:type="spellEnd"/>
      <w:r w:rsidRPr="00CE154F">
        <w:t>-HET. Do you intend to focus on the fact that they have not been studied with metallurgical Si? Please explain this clearly here.</w:t>
      </w:r>
    </w:p>
  </w:comment>
  <w:comment w:id="278" w:author="Author" w:date="2021-01-28T00:16:00Z" w:initials="A">
    <w:p w14:paraId="353B6EB5" w14:textId="24354BDF" w:rsidR="00843F5A" w:rsidRDefault="00843F5A">
      <w:pPr>
        <w:pStyle w:val="CommentText"/>
      </w:pPr>
      <w:r>
        <w:rPr>
          <w:rStyle w:val="CommentReference"/>
        </w:rPr>
        <w:annotationRef/>
      </w:r>
      <w:r w:rsidRPr="00CE154F">
        <w:t>I have defined the name here so that it can be easily correlated later on in the text.</w:t>
      </w:r>
    </w:p>
  </w:comment>
  <w:comment w:id="287" w:author="Author" w:date="2021-01-28T17:30:00Z" w:initials="A">
    <w:p w14:paraId="24B52ABB" w14:textId="07239083" w:rsidR="00843F5A" w:rsidRDefault="00843F5A">
      <w:pPr>
        <w:pStyle w:val="CommentText"/>
      </w:pPr>
      <w:r>
        <w:rPr>
          <w:rStyle w:val="CommentReference"/>
        </w:rPr>
        <w:annotationRef/>
      </w:r>
      <w:r w:rsidRPr="00CE154F">
        <w:t>I have inserted this as a conclusion to the introduction.</w:t>
      </w:r>
    </w:p>
  </w:comment>
  <w:comment w:id="302" w:author="Author" w:date="2021-02-08T11:39:00Z" w:initials="A">
    <w:p w14:paraId="7572B8C0" w14:textId="1537CB08" w:rsidR="00843F5A" w:rsidRDefault="00843F5A">
      <w:pPr>
        <w:pStyle w:val="CommentText"/>
      </w:pPr>
      <w:r>
        <w:rPr>
          <w:rStyle w:val="CommentReference"/>
        </w:rPr>
        <w:annotationRef/>
      </w:r>
      <w:r w:rsidRPr="00CE154F">
        <w:t>This section is well-structured with a logical flow. It provides a detailed description about the methods/protocols used in the study. Further, information on the instruments used has been provided. No inconsistencies in the units were found. However, I have made some heavy revisions in this part to enhance academic language, clarity, and readability. Moreover, there are a few instances where either the intended meaning was unclear, or the information was ambiguous. I have flagged such instance with my comments. Please go through my comments and revisions carefully and verify if the revisions are acceptable.</w:t>
      </w:r>
    </w:p>
  </w:comment>
  <w:comment w:id="329" w:author="Author" w:date="2021-02-02T12:44:00Z" w:initials="A">
    <w:p w14:paraId="7499FB84" w14:textId="1F1ECE32" w:rsidR="00843F5A" w:rsidRDefault="00843F5A" w:rsidP="00675F48">
      <w:pPr>
        <w:pStyle w:val="CommentText"/>
      </w:pPr>
      <w:r>
        <w:rPr>
          <w:rStyle w:val="CommentReference"/>
        </w:rPr>
        <w:annotationRef/>
      </w:r>
      <w:r w:rsidR="00675F48" w:rsidRPr="00CE154F">
        <w:t xml:space="preserve">Please consider spelling out this abbreviation. </w:t>
      </w:r>
    </w:p>
  </w:comment>
  <w:comment w:id="333" w:author="Author" w:date="2021-02-02T12:45:00Z" w:initials="A">
    <w:p w14:paraId="550C4237" w14:textId="71CE9425" w:rsidR="00843F5A" w:rsidRDefault="00843F5A">
      <w:pPr>
        <w:pStyle w:val="CommentText"/>
      </w:pPr>
      <w:r>
        <w:rPr>
          <w:rStyle w:val="CommentReference"/>
        </w:rPr>
        <w:annotationRef/>
      </w:r>
      <w:r w:rsidRPr="00CE154F">
        <w:t xml:space="preserve">Nonrecurring abbreviations should be deleted. </w:t>
      </w:r>
    </w:p>
  </w:comment>
  <w:comment w:id="334" w:author="Author" w:date="2021-01-27T17:40:00Z" w:initials="A">
    <w:p w14:paraId="3445734B" w14:textId="02958F5C" w:rsidR="00843F5A" w:rsidRDefault="00843F5A">
      <w:pPr>
        <w:pStyle w:val="CommentText"/>
      </w:pPr>
      <w:r>
        <w:rPr>
          <w:rStyle w:val="CommentReference"/>
        </w:rPr>
        <w:annotationRef/>
      </w:r>
      <w:bookmarkStart w:id="337" w:name="_Hlk62749811"/>
      <w:r w:rsidRPr="00CE154F">
        <w:t>A range already denotes an approximate value. Hence, the use of the approximation symbol (“~”) in between the values in incorrect.</w:t>
      </w:r>
      <w:bookmarkEnd w:id="337"/>
    </w:p>
  </w:comment>
  <w:comment w:id="342" w:author="Author" w:date="2021-01-27T16:48:00Z" w:initials="A">
    <w:p w14:paraId="1720A3F6" w14:textId="1D5BA05E" w:rsidR="00843F5A" w:rsidRDefault="00843F5A">
      <w:pPr>
        <w:pStyle w:val="CommentText"/>
      </w:pPr>
      <w:r>
        <w:rPr>
          <w:rStyle w:val="CommentReference"/>
        </w:rPr>
        <w:annotationRef/>
      </w:r>
      <w:r w:rsidRPr="00CE154F">
        <w:t>Did you simply mean “reactive plasma deposition?”</w:t>
      </w:r>
    </w:p>
  </w:comment>
  <w:comment w:id="374" w:author="Author" w:date="2021-01-27T16:56:00Z" w:initials="A">
    <w:p w14:paraId="73E8ADDA" w14:textId="0ECB4846" w:rsidR="00843F5A" w:rsidRDefault="00843F5A">
      <w:pPr>
        <w:pStyle w:val="CommentText"/>
      </w:pPr>
      <w:r>
        <w:rPr>
          <w:rStyle w:val="CommentReference"/>
        </w:rPr>
        <w:annotationRef/>
      </w:r>
      <w:r w:rsidRPr="00CE154F">
        <w:t>Please write (b) under the figure on the right panel.</w:t>
      </w:r>
    </w:p>
  </w:comment>
  <w:comment w:id="380" w:author="Author" w:date="2021-01-27T17:00:00Z" w:initials="A">
    <w:p w14:paraId="3DCF7C8E" w14:textId="78203B33" w:rsidR="00843F5A" w:rsidRDefault="00843F5A">
      <w:pPr>
        <w:pStyle w:val="CommentText"/>
      </w:pPr>
      <w:r>
        <w:rPr>
          <w:rStyle w:val="CommentReference"/>
        </w:rPr>
        <w:annotationRef/>
      </w:r>
      <w:r w:rsidRPr="00CE154F">
        <w:t>No revision required to the figure.</w:t>
      </w:r>
    </w:p>
  </w:comment>
  <w:comment w:id="416" w:author="Author" w:date="2021-01-27T17:17:00Z" w:initials="A">
    <w:p w14:paraId="597E6FC0" w14:textId="3EA3B19E" w:rsidR="00843F5A" w:rsidRDefault="00843F5A">
      <w:pPr>
        <w:pStyle w:val="CommentText"/>
      </w:pPr>
      <w:r>
        <w:rPr>
          <w:rStyle w:val="CommentReference"/>
        </w:rPr>
        <w:annotationRef/>
      </w:r>
      <w:r w:rsidRPr="00CE154F">
        <w:t>I have used the element symbols for consistency.</w:t>
      </w:r>
    </w:p>
  </w:comment>
  <w:comment w:id="430" w:author="Author" w:date="2021-01-27T17:12:00Z" w:initials="A">
    <w:p w14:paraId="0B6860BD" w14:textId="6D4A92B7" w:rsidR="00843F5A" w:rsidRDefault="00843F5A">
      <w:pPr>
        <w:pStyle w:val="CommentText"/>
      </w:pPr>
      <w:r>
        <w:rPr>
          <w:rStyle w:val="CommentReference"/>
        </w:rPr>
        <w:annotationRef/>
      </w:r>
      <w:r w:rsidRPr="00CE154F">
        <w:t>An element name and the corresponding symbol are not to be treated as an abbreviation and its spelled-out form. Either the name or the symbol can be directly introduced in the text and used consistently at all instances (e.g., </w:t>
      </w:r>
      <w:r w:rsidRPr="00CE154F">
        <w:rPr>
          <w:b/>
          <w:bCs/>
          <w:i/>
          <w:iCs/>
        </w:rPr>
        <w:t>Si </w:t>
      </w:r>
      <w:r w:rsidRPr="00CE154F">
        <w:rPr>
          <w:i/>
          <w:iCs/>
        </w:rPr>
        <w:t>is the most commonly used element in semiconductors</w:t>
      </w:r>
      <w:r w:rsidRPr="00CE154F">
        <w:t>, or </w:t>
      </w:r>
      <w:r w:rsidRPr="00CE154F">
        <w:rPr>
          <w:b/>
          <w:bCs/>
          <w:i/>
          <w:iCs/>
        </w:rPr>
        <w:t>Silicon </w:t>
      </w:r>
      <w:r w:rsidRPr="00CE154F">
        <w:rPr>
          <w:i/>
          <w:iCs/>
        </w:rPr>
        <w:t>is the most commonly used element in semiconductors</w:t>
      </w:r>
      <w:r w:rsidRPr="00CE154F">
        <w:t>, but not </w:t>
      </w:r>
      <w:r w:rsidRPr="00CE154F">
        <w:rPr>
          <w:b/>
          <w:bCs/>
          <w:i/>
          <w:iCs/>
        </w:rPr>
        <w:t>Silicon (Si) </w:t>
      </w:r>
      <w:r w:rsidRPr="00CE154F">
        <w:rPr>
          <w:i/>
          <w:iCs/>
        </w:rPr>
        <w:t>is the most commonly used element in semiconductors</w:t>
      </w:r>
      <w:r w:rsidRPr="00CE154F">
        <w:t>).</w:t>
      </w:r>
    </w:p>
  </w:comment>
  <w:comment w:id="441" w:author="Author" w:date="2021-01-27T17:15:00Z" w:initials="A">
    <w:p w14:paraId="451AA84B" w14:textId="463B8639" w:rsidR="00843F5A" w:rsidRDefault="00843F5A">
      <w:pPr>
        <w:pStyle w:val="CommentText"/>
      </w:pPr>
      <w:r>
        <w:rPr>
          <w:rStyle w:val="CommentReference"/>
        </w:rPr>
        <w:annotationRef/>
      </w:r>
      <w:r w:rsidRPr="00CE154F">
        <w:t>You may insert a reference here.</w:t>
      </w:r>
    </w:p>
  </w:comment>
  <w:comment w:id="472" w:author="Author" w:date="2021-01-27T17:23:00Z" w:initials="A">
    <w:p w14:paraId="4E0B00A9" w14:textId="696606CB" w:rsidR="00843F5A" w:rsidRDefault="00843F5A">
      <w:pPr>
        <w:pStyle w:val="CommentText"/>
      </w:pPr>
      <w:r>
        <w:rPr>
          <w:rStyle w:val="CommentReference"/>
        </w:rPr>
        <w:annotationRef/>
      </w:r>
      <w:r w:rsidRPr="00CE154F">
        <w:t>The intended meaning was not clear here. Please check if your intended meaning is retained here (B and P cannot be the doping concentrations).</w:t>
      </w:r>
    </w:p>
  </w:comment>
  <w:comment w:id="596" w:author="Author" w:date="2021-01-27T17:59:00Z" w:initials="A">
    <w:p w14:paraId="7771F45D" w14:textId="0F76A94A" w:rsidR="00843F5A" w:rsidRDefault="00843F5A">
      <w:pPr>
        <w:pStyle w:val="CommentText"/>
      </w:pPr>
      <w:r>
        <w:rPr>
          <w:rStyle w:val="CommentReference"/>
        </w:rPr>
        <w:annotationRef/>
      </w:r>
      <w:r w:rsidRPr="00CE154F">
        <w:t xml:space="preserve">No revision required to the table caption. Please note the minor revisions made to the content. </w:t>
      </w:r>
    </w:p>
  </w:comment>
  <w:comment w:id="611" w:author="Author" w:date="2021-02-08T14:14:00Z" w:initials="A">
    <w:p w14:paraId="268095A8" w14:textId="7FC28B28" w:rsidR="00F25978" w:rsidRDefault="00F25978">
      <w:pPr>
        <w:pStyle w:val="CommentText"/>
      </w:pPr>
      <w:r>
        <w:rPr>
          <w:rStyle w:val="CommentReference"/>
        </w:rPr>
        <w:annotationRef/>
      </w:r>
      <w:r w:rsidR="00016293" w:rsidRPr="00CE154F">
        <w:t>This section discusses the key results in a logical order. The observations correspond well with the methods</w:t>
      </w:r>
      <w:r w:rsidR="00CF0545" w:rsidRPr="00CE154F">
        <w:t xml:space="preserve"> employed</w:t>
      </w:r>
      <w:r w:rsidR="00016293" w:rsidRPr="00CE154F">
        <w:t xml:space="preserve">. Further the findings </w:t>
      </w:r>
      <w:r w:rsidR="00D7216E" w:rsidRPr="00CE154F">
        <w:t>a</w:t>
      </w:r>
      <w:r w:rsidR="00016293" w:rsidRPr="00CE154F">
        <w:t>re discussed in light with the previous studies. The figures and tables were well discussed. However, major revisions were required to ensure proper language, formality, readability, and clarity. Moreover, there are several instances where the intended is unclear, or the information is ambiguous. I have flagged such instances with my detailed comments. I have made the required changes. Please go through my comments and revisions carefully.</w:t>
      </w:r>
    </w:p>
  </w:comment>
  <w:comment w:id="610" w:author="Author" w:date="2021-02-08T14:18:00Z" w:initials="A">
    <w:p w14:paraId="17589CAF" w14:textId="1C1236C4" w:rsidR="00E8145E" w:rsidRDefault="00E8145E">
      <w:pPr>
        <w:pStyle w:val="CommentText"/>
      </w:pPr>
      <w:r>
        <w:rPr>
          <w:rStyle w:val="CommentReference"/>
        </w:rPr>
        <w:annotationRef/>
      </w:r>
      <w:r w:rsidRPr="00CE154F">
        <w:t xml:space="preserve">I moved this section after Table 1 as tables and figures should be placed close to their first mention in the main text. </w:t>
      </w:r>
    </w:p>
  </w:comment>
  <w:comment w:id="618" w:author="Author" w:date="2021-01-27T17:46:00Z" w:initials="A">
    <w:p w14:paraId="72689EB7" w14:textId="77777777" w:rsidR="00570755" w:rsidRDefault="00570755" w:rsidP="00570755">
      <w:pPr>
        <w:pStyle w:val="CommentText"/>
      </w:pPr>
      <w:r>
        <w:rPr>
          <w:rStyle w:val="CommentReference"/>
        </w:rPr>
        <w:annotationRef/>
      </w:r>
      <w:r w:rsidRPr="00CE154F">
        <w:t>The intended meaning is not very clear here, and I could not find many instances of this phrase on the web. Did you mean “removal of B slag” here?</w:t>
      </w:r>
    </w:p>
  </w:comment>
  <w:comment w:id="619" w:author="Author" w:date="2021-01-27T17:51:00Z" w:initials="A">
    <w:p w14:paraId="329DC8B8" w14:textId="77777777" w:rsidR="00570755" w:rsidRDefault="00570755" w:rsidP="00570755">
      <w:pPr>
        <w:pStyle w:val="CommentText"/>
      </w:pPr>
      <w:r>
        <w:rPr>
          <w:rStyle w:val="CommentReference"/>
        </w:rPr>
        <w:annotationRef/>
      </w:r>
      <w:r w:rsidRPr="00CE154F">
        <w:t>Did you mean “solidified metals” here?</w:t>
      </w:r>
    </w:p>
  </w:comment>
  <w:comment w:id="620" w:author="Author" w:date="2021-01-27T18:02:00Z" w:initials="A">
    <w:p w14:paraId="6A2A0698" w14:textId="77777777" w:rsidR="00570755" w:rsidRPr="00CE154F" w:rsidRDefault="00570755" w:rsidP="00570755">
      <w:pPr>
        <w:pStyle w:val="CommentText"/>
      </w:pPr>
      <w:r>
        <w:rPr>
          <w:rStyle w:val="CommentReference"/>
        </w:rPr>
        <w:annotationRef/>
      </w:r>
      <w:r w:rsidRPr="00CE154F">
        <w:t>I think you meant “The processes were repeated to remove….”</w:t>
      </w:r>
    </w:p>
    <w:p w14:paraId="694BE78F" w14:textId="77777777" w:rsidR="00570755" w:rsidRDefault="00570755" w:rsidP="00570755">
      <w:pPr>
        <w:pStyle w:val="CommentText"/>
      </w:pPr>
      <w:r w:rsidRPr="00CE154F">
        <w:t>If so, which process is being referred to here? Please provide more clarity here.</w:t>
      </w:r>
    </w:p>
  </w:comment>
  <w:comment w:id="655" w:author="Author" w:date="2021-01-27T18:11:00Z" w:initials="A">
    <w:p w14:paraId="10049B3A" w14:textId="7563B5B7" w:rsidR="00843F5A" w:rsidRDefault="00843F5A">
      <w:pPr>
        <w:pStyle w:val="CommentText"/>
      </w:pPr>
      <w:r>
        <w:rPr>
          <w:rStyle w:val="CommentReference"/>
        </w:rPr>
        <w:annotationRef/>
      </w:r>
      <w:r w:rsidRPr="00CE154F">
        <w:t>These data can be better presented in a tabular form.</w:t>
      </w:r>
    </w:p>
  </w:comment>
  <w:comment w:id="728" w:author="Author" w:date="2021-01-27T18:16:00Z" w:initials="A">
    <w:p w14:paraId="0010C80A" w14:textId="718EDA6C" w:rsidR="00843F5A" w:rsidRDefault="00843F5A">
      <w:pPr>
        <w:pStyle w:val="CommentText"/>
      </w:pPr>
      <w:r>
        <w:rPr>
          <w:rStyle w:val="CommentReference"/>
        </w:rPr>
        <w:annotationRef/>
      </w:r>
      <w:r w:rsidRPr="00CE154F">
        <w:t>Please check if this should be only “</w:t>
      </w:r>
      <w:r w:rsidRPr="00CE154F">
        <w:rPr>
          <w:rFonts w:ascii="Cambria Math" w:hAnsi="Cambria Math" w:cs="Cambria Math"/>
        </w:rPr>
        <w:t>𝐽</w:t>
      </w:r>
      <w:r w:rsidRPr="00CE154F">
        <w:t>sc.”</w:t>
      </w:r>
    </w:p>
  </w:comment>
  <w:comment w:id="793" w:author="Author" w:date="2021-01-27T18:31:00Z" w:initials="A">
    <w:p w14:paraId="66ACB765" w14:textId="2779272C" w:rsidR="00843F5A" w:rsidRDefault="00843F5A">
      <w:pPr>
        <w:pStyle w:val="CommentText"/>
      </w:pPr>
      <w:r>
        <w:rPr>
          <w:rStyle w:val="CommentReference"/>
        </w:rPr>
        <w:annotationRef/>
      </w:r>
      <w:r w:rsidRPr="00CE154F">
        <w:t>Is this a general statement, independent of this study? If so, please state this clearly.</w:t>
      </w:r>
    </w:p>
  </w:comment>
  <w:comment w:id="795" w:author="Author" w:date="2021-01-27T18:34:00Z" w:initials="A">
    <w:p w14:paraId="222EAB76" w14:textId="00834A1F" w:rsidR="00843F5A" w:rsidRDefault="00843F5A">
      <w:pPr>
        <w:pStyle w:val="CommentText"/>
      </w:pPr>
      <w:r>
        <w:rPr>
          <w:rStyle w:val="CommentReference"/>
        </w:rPr>
        <w:annotationRef/>
      </w:r>
      <w:r w:rsidRPr="00CE154F">
        <w:t>Please confirm if the revision retains the intended meaning.</w:t>
      </w:r>
    </w:p>
  </w:comment>
  <w:comment w:id="814" w:author="Author" w:date="2021-01-27T18:38:00Z" w:initials="A">
    <w:p w14:paraId="286B07D8" w14:textId="27AF3877" w:rsidR="00843F5A" w:rsidRDefault="00843F5A">
      <w:pPr>
        <w:pStyle w:val="CommentText"/>
      </w:pPr>
      <w:r>
        <w:rPr>
          <w:rStyle w:val="CommentReference"/>
        </w:rPr>
        <w:annotationRef/>
      </w:r>
      <w:r w:rsidRPr="00CE154F">
        <w:t>Please define this, as it has not been discussed before in the text.</w:t>
      </w:r>
    </w:p>
  </w:comment>
  <w:comment w:id="870" w:author="Author" w:date="2021-02-08T12:04:00Z" w:initials="A">
    <w:p w14:paraId="758E88FA" w14:textId="09EF473B" w:rsidR="00843F5A" w:rsidRDefault="00843F5A">
      <w:pPr>
        <w:pStyle w:val="CommentText"/>
      </w:pPr>
      <w:r>
        <w:rPr>
          <w:rStyle w:val="CommentReference"/>
        </w:rPr>
        <w:annotationRef/>
      </w:r>
      <w:r w:rsidRPr="00CE154F">
        <w:t>Room temperature' can vary widely with climate, season, and time of day. In order to clearly state the conditions of the study in a manner that facilitates replication by other researchers, please consider using an approximate temperature range instead.</w:t>
      </w:r>
    </w:p>
  </w:comment>
  <w:comment w:id="884" w:author="Author" w:date="2021-01-27T18:47:00Z" w:initials="A">
    <w:p w14:paraId="1E623979" w14:textId="1A19CE6B" w:rsidR="00843F5A" w:rsidRDefault="00843F5A">
      <w:pPr>
        <w:pStyle w:val="CommentText"/>
      </w:pPr>
      <w:r>
        <w:rPr>
          <w:rStyle w:val="CommentReference"/>
        </w:rPr>
        <w:annotationRef/>
      </w:r>
      <w:r w:rsidRPr="00CE154F">
        <w:t xml:space="preserve">Please mention “(b) </w:t>
      </w:r>
      <w:proofErr w:type="spellStart"/>
      <w:r w:rsidRPr="00CE154F">
        <w:t>Fe+Cu</w:t>
      </w:r>
      <w:proofErr w:type="spellEnd"/>
      <w:r w:rsidRPr="00CE154F">
        <w:t>” below the second panel.</w:t>
      </w:r>
    </w:p>
  </w:comment>
  <w:comment w:id="898" w:author="Author" w:date="2021-01-29T10:51:00Z" w:initials="A">
    <w:p w14:paraId="2E2E1809" w14:textId="43074599" w:rsidR="00843F5A" w:rsidRDefault="00843F5A">
      <w:pPr>
        <w:pStyle w:val="CommentText"/>
      </w:pPr>
      <w:r>
        <w:rPr>
          <w:rStyle w:val="CommentReference"/>
        </w:rPr>
        <w:annotationRef/>
      </w:r>
      <w:r w:rsidRPr="00CE154F">
        <w:t xml:space="preserve">What does </w:t>
      </w:r>
      <w:r w:rsidRPr="00CE154F">
        <w:rPr>
          <w:rFonts w:cs="Times"/>
        </w:rPr>
        <w:t>µ</w:t>
      </w:r>
      <w:r w:rsidRPr="00CE154F">
        <w:t xml:space="preserve"> signify in this equation? Please explain.</w:t>
      </w:r>
    </w:p>
  </w:comment>
  <w:comment w:id="959" w:author="Author" w:date="2021-01-29T10:56:00Z" w:initials="A">
    <w:p w14:paraId="499C3062" w14:textId="5EAAE558" w:rsidR="00843F5A" w:rsidRDefault="00843F5A">
      <w:pPr>
        <w:pStyle w:val="CommentText"/>
      </w:pPr>
      <w:r>
        <w:rPr>
          <w:rStyle w:val="CommentReference"/>
        </w:rPr>
        <w:annotationRef/>
      </w:r>
      <w:r w:rsidRPr="00CE154F">
        <w:t>I have moved this sentence before for better flow of information.</w:t>
      </w:r>
    </w:p>
  </w:comment>
  <w:comment w:id="1004" w:author="Author" w:date="2021-01-28T00:21:00Z" w:initials="A">
    <w:p w14:paraId="16D8888E" w14:textId="27B0ADB8" w:rsidR="00843F5A" w:rsidRDefault="00843F5A">
      <w:pPr>
        <w:pStyle w:val="CommentText"/>
      </w:pPr>
      <w:r>
        <w:rPr>
          <w:rStyle w:val="CommentReference"/>
        </w:rPr>
        <w:annotationRef/>
      </w:r>
      <w:r w:rsidRPr="00CE154F">
        <w:t>I have deleted this as the context is clear from the preceding text.</w:t>
      </w:r>
    </w:p>
  </w:comment>
  <w:comment w:id="1082" w:author="Author" w:date="2021-01-28T00:03:00Z" w:initials="A">
    <w:p w14:paraId="37559324" w14:textId="26A1577F" w:rsidR="00843F5A" w:rsidRDefault="00843F5A">
      <w:pPr>
        <w:pStyle w:val="CommentText"/>
      </w:pPr>
      <w:r>
        <w:rPr>
          <w:rStyle w:val="CommentReference"/>
        </w:rPr>
        <w:annotationRef/>
      </w:r>
      <w:r w:rsidRPr="00CE154F">
        <w:t>In the x axis title, please remove “The.”</w:t>
      </w:r>
    </w:p>
  </w:comment>
  <w:comment w:id="1119" w:author="Author" w:date="2021-02-09T15:11:00Z" w:initials="A">
    <w:p w14:paraId="40F5326F" w14:textId="4F9617E0" w:rsidR="007E1376" w:rsidRDefault="007E1376">
      <w:pPr>
        <w:pStyle w:val="CommentText"/>
      </w:pPr>
      <w:r>
        <w:rPr>
          <w:rStyle w:val="CommentReference"/>
        </w:rPr>
        <w:annotationRef/>
      </w:r>
      <w:r w:rsidRPr="007E1376">
        <w:t>No revision is required here.</w:t>
      </w:r>
    </w:p>
  </w:comment>
  <w:comment w:id="1132" w:author="Author" w:date="2021-02-08T11:45:00Z" w:initials="A">
    <w:p w14:paraId="43E33A53" w14:textId="2500B007" w:rsidR="00843F5A" w:rsidRPr="00CE154F" w:rsidRDefault="00843F5A" w:rsidP="0092232C">
      <w:pPr>
        <w:pStyle w:val="CommentText"/>
      </w:pPr>
      <w:r>
        <w:rPr>
          <w:rStyle w:val="CommentReference"/>
        </w:rPr>
        <w:annotationRef/>
      </w:r>
      <w:r w:rsidRPr="00CE154F">
        <w:t xml:space="preserve">This part is concise and written with a logical flow. Major conclusions are highlighted in this part. The information provided in this part aligns well with the rest of the manuscript. </w:t>
      </w:r>
    </w:p>
    <w:p w14:paraId="357E77B2" w14:textId="4156CF9B" w:rsidR="00843F5A" w:rsidRDefault="00843F5A" w:rsidP="0092232C">
      <w:pPr>
        <w:pStyle w:val="CommentText"/>
      </w:pPr>
      <w:r w:rsidRPr="00CE154F">
        <w:t>Finally, please consider mentioning the limitations to this study, if any, and the future scope. For example, where can this strategy find its applications? How is this strategy different from the existing strategies?</w:t>
      </w:r>
    </w:p>
  </w:comment>
  <w:comment w:id="1175" w:author="Author" w:date="2021-01-28T00:22:00Z" w:initials="A">
    <w:p w14:paraId="25F05E05" w14:textId="48F69C0F" w:rsidR="00843F5A" w:rsidRDefault="00843F5A">
      <w:pPr>
        <w:pStyle w:val="CommentText"/>
      </w:pPr>
      <w:r>
        <w:rPr>
          <w:rStyle w:val="CommentReference"/>
        </w:rPr>
        <w:annotationRef/>
      </w:r>
      <w:r w:rsidRPr="00CE154F">
        <w:t xml:space="preserve">Please fill in the relevant details here. I have retained the dummy text from the template for your reference. </w:t>
      </w:r>
    </w:p>
  </w:comment>
  <w:comment w:id="1176" w:author="Author" w:date="2021-01-28T00:23:00Z" w:initials="A">
    <w:p w14:paraId="3A5B8DA5" w14:textId="7A3742DC" w:rsidR="00843F5A" w:rsidRDefault="00843F5A">
      <w:pPr>
        <w:pStyle w:val="CommentText"/>
      </w:pPr>
      <w:r>
        <w:rPr>
          <w:rStyle w:val="CommentReference"/>
        </w:rPr>
        <w:annotationRef/>
      </w:r>
      <w:r w:rsidRPr="00CE154F">
        <w:t>Please enter the corresponding author details here.</w:t>
      </w:r>
    </w:p>
  </w:comment>
  <w:comment w:id="1177" w:author="Author" w:date="2021-01-28T00:23:00Z" w:initials="A">
    <w:p w14:paraId="350CE131" w14:textId="0EF89167" w:rsidR="00843F5A" w:rsidRDefault="00843F5A">
      <w:pPr>
        <w:pStyle w:val="CommentText"/>
      </w:pPr>
      <w:r>
        <w:rPr>
          <w:rStyle w:val="CommentReference"/>
        </w:rPr>
        <w:annotationRef/>
      </w:r>
      <w:r w:rsidRPr="00CE154F">
        <w:t>Please fill this section if it is relevant to you.</w:t>
      </w:r>
    </w:p>
  </w:comment>
  <w:comment w:id="1178" w:author="Author" w:date="2021-02-08T12:26:00Z" w:initials="A">
    <w:p w14:paraId="75440C6B" w14:textId="458FDC9B" w:rsidR="00843F5A" w:rsidRDefault="00843F5A">
      <w:pPr>
        <w:pStyle w:val="CommentText"/>
      </w:pPr>
      <w:r>
        <w:rPr>
          <w:rStyle w:val="CommentReference"/>
        </w:rPr>
        <w:annotationRef/>
      </w:r>
      <w:r w:rsidRPr="00CE154F">
        <w:t>Please fill in the relevant details here. I have retained the dummy text from the template for your reference.</w:t>
      </w:r>
    </w:p>
  </w:comment>
  <w:comment w:id="1195" w:author="Author" w:date="2021-01-28T00:25:00Z" w:initials="A">
    <w:p w14:paraId="31493DAE" w14:textId="2F8232F8" w:rsidR="00843F5A" w:rsidRDefault="00843F5A">
      <w:pPr>
        <w:pStyle w:val="CommentText"/>
      </w:pPr>
      <w:r>
        <w:rPr>
          <w:rStyle w:val="CommentReference"/>
        </w:rPr>
        <w:annotationRef/>
      </w:r>
      <w:r w:rsidRPr="00CE154F">
        <w:t>As instructed, the references have been excluded from the edit.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AF19C9" w15:done="0"/>
  <w15:commentEx w15:paraId="475A056F" w15:done="0"/>
  <w15:commentEx w15:paraId="7BF15517" w15:done="0"/>
  <w15:commentEx w15:paraId="23E0373B" w15:done="0"/>
  <w15:commentEx w15:paraId="2E7EC170" w15:done="0"/>
  <w15:commentEx w15:paraId="36744C29" w15:done="0"/>
  <w15:commentEx w15:paraId="2BBC1F82" w15:done="0"/>
  <w15:commentEx w15:paraId="49592D0F" w15:done="0"/>
  <w15:commentEx w15:paraId="22B1FDE7" w15:done="0"/>
  <w15:commentEx w15:paraId="522D664E" w15:done="0"/>
  <w15:commentEx w15:paraId="094F1B9D" w15:done="0"/>
  <w15:commentEx w15:paraId="28AC02F2" w15:done="0"/>
  <w15:commentEx w15:paraId="3E6FA6F3" w15:done="0"/>
  <w15:commentEx w15:paraId="594493F2" w15:done="0"/>
  <w15:commentEx w15:paraId="34247644" w15:done="0"/>
  <w15:commentEx w15:paraId="353B6EB5" w15:done="0"/>
  <w15:commentEx w15:paraId="24B52ABB" w15:done="0"/>
  <w15:commentEx w15:paraId="7572B8C0" w15:done="0"/>
  <w15:commentEx w15:paraId="7499FB84" w15:done="0"/>
  <w15:commentEx w15:paraId="550C4237" w15:done="0"/>
  <w15:commentEx w15:paraId="3445734B" w15:done="0"/>
  <w15:commentEx w15:paraId="1720A3F6" w15:done="0"/>
  <w15:commentEx w15:paraId="73E8ADDA" w15:done="0"/>
  <w15:commentEx w15:paraId="3DCF7C8E" w15:done="0"/>
  <w15:commentEx w15:paraId="597E6FC0" w15:done="0"/>
  <w15:commentEx w15:paraId="0B6860BD" w15:done="0"/>
  <w15:commentEx w15:paraId="451AA84B" w15:done="0"/>
  <w15:commentEx w15:paraId="4E0B00A9" w15:done="0"/>
  <w15:commentEx w15:paraId="7771F45D" w15:done="0"/>
  <w15:commentEx w15:paraId="268095A8" w15:done="0"/>
  <w15:commentEx w15:paraId="17589CAF" w15:done="0"/>
  <w15:commentEx w15:paraId="72689EB7" w15:done="0"/>
  <w15:commentEx w15:paraId="329DC8B8" w15:done="0"/>
  <w15:commentEx w15:paraId="694BE78F" w15:done="0"/>
  <w15:commentEx w15:paraId="10049B3A" w15:done="0"/>
  <w15:commentEx w15:paraId="0010C80A" w15:done="0"/>
  <w15:commentEx w15:paraId="66ACB765" w15:done="0"/>
  <w15:commentEx w15:paraId="222EAB76" w15:done="0"/>
  <w15:commentEx w15:paraId="286B07D8" w15:done="0"/>
  <w15:commentEx w15:paraId="758E88FA" w15:done="0"/>
  <w15:commentEx w15:paraId="1E623979" w15:done="0"/>
  <w15:commentEx w15:paraId="2E2E1809" w15:done="0"/>
  <w15:commentEx w15:paraId="499C3062" w15:done="0"/>
  <w15:commentEx w15:paraId="16D8888E" w15:done="0"/>
  <w15:commentEx w15:paraId="37559324" w15:done="0"/>
  <w15:commentEx w15:paraId="40F5326F" w15:done="0"/>
  <w15:commentEx w15:paraId="357E77B2" w15:done="0"/>
  <w15:commentEx w15:paraId="25F05E05" w15:done="0"/>
  <w15:commentEx w15:paraId="3A5B8DA5" w15:done="0"/>
  <w15:commentEx w15:paraId="350CE131" w15:done="0"/>
  <w15:commentEx w15:paraId="75440C6B" w15:done="0"/>
  <w15:commentEx w15:paraId="31493D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AF19C9" w16cid:durableId="23BE7C6C"/>
  <w16cid:commentId w16cid:paraId="475A056F" w16cid:durableId="23CBA068"/>
  <w16cid:commentId w16cid:paraId="7BF15517" w16cid:durableId="23BC07F2"/>
  <w16cid:commentId w16cid:paraId="23E0373B" w16cid:durableId="23BC0821"/>
  <w16cid:commentId w16cid:paraId="2E7EC170" w16cid:durableId="23BC0C66"/>
  <w16cid:commentId w16cid:paraId="36744C29" w16cid:durableId="23CBA148"/>
  <w16cid:commentId w16cid:paraId="2BBC1F82" w16cid:durableId="23BD46B3"/>
  <w16cid:commentId w16cid:paraId="49592D0F" w16cid:durableId="23BC18EB"/>
  <w16cid:commentId w16cid:paraId="22B1FDE7" w16cid:durableId="23CD28AD"/>
  <w16cid:commentId w16cid:paraId="522D664E" w16cid:durableId="23BC12DB"/>
  <w16cid:commentId w16cid:paraId="094F1B9D" w16cid:durableId="23CBAE9E"/>
  <w16cid:commentId w16cid:paraId="28AC02F2" w16cid:durableId="23BD5004"/>
  <w16cid:commentId w16cid:paraId="3E6FA6F3" w16cid:durableId="23BD666D"/>
  <w16cid:commentId w16cid:paraId="594493F2" w16cid:durableId="23BD57D1"/>
  <w16cid:commentId w16cid:paraId="34247644" w16cid:durableId="23BD574E"/>
  <w16cid:commentId w16cid:paraId="353B6EB5" w16cid:durableId="23BC80E0"/>
  <w16cid:commentId w16cid:paraId="24B52ABB" w16cid:durableId="23BD7347"/>
  <w16cid:commentId w16cid:paraId="7572B8C0" w16cid:durableId="23CBA164"/>
  <w16cid:commentId w16cid:paraId="7499FB84" w16cid:durableId="23C3C7B2"/>
  <w16cid:commentId w16cid:paraId="550C4237" w16cid:durableId="23C3C7D1"/>
  <w16cid:commentId w16cid:paraId="3445734B" w16cid:durableId="23BC2429"/>
  <w16cid:commentId w16cid:paraId="1720A3F6" w16cid:durableId="23BC17EA"/>
  <w16cid:commentId w16cid:paraId="73E8ADDA" w16cid:durableId="23BC19C6"/>
  <w16cid:commentId w16cid:paraId="3DCF7C8E" w16cid:durableId="23BC1AB9"/>
  <w16cid:commentId w16cid:paraId="597E6FC0" w16cid:durableId="23BC1E8E"/>
  <w16cid:commentId w16cid:paraId="0B6860BD" w16cid:durableId="23BC1D9A"/>
  <w16cid:commentId w16cid:paraId="451AA84B" w16cid:durableId="23BC1E45"/>
  <w16cid:commentId w16cid:paraId="4E0B00A9" w16cid:durableId="23BC202F"/>
  <w16cid:commentId w16cid:paraId="7771F45D" w16cid:durableId="23BC286F"/>
  <w16cid:commentId w16cid:paraId="268095A8" w16cid:durableId="23CBC5A9"/>
  <w16cid:commentId w16cid:paraId="17589CAF" w16cid:durableId="23CBC6C3"/>
  <w16cid:commentId w16cid:paraId="72689EB7" w16cid:durableId="23BC2590"/>
  <w16cid:commentId w16cid:paraId="329DC8B8" w16cid:durableId="23BC26BB"/>
  <w16cid:commentId w16cid:paraId="694BE78F" w16cid:durableId="23BC2933"/>
  <w16cid:commentId w16cid:paraId="10049B3A" w16cid:durableId="23BC2B66"/>
  <w16cid:commentId w16cid:paraId="0010C80A" w16cid:durableId="23BC2C6A"/>
  <w16cid:commentId w16cid:paraId="66ACB765" w16cid:durableId="23BC2FE7"/>
  <w16cid:commentId w16cid:paraId="222EAB76" w16cid:durableId="23BC30BD"/>
  <w16cid:commentId w16cid:paraId="286B07D8" w16cid:durableId="23BC31B8"/>
  <w16cid:commentId w16cid:paraId="758E88FA" w16cid:durableId="23CBA746"/>
  <w16cid:commentId w16cid:paraId="1E623979" w16cid:durableId="23BC33D0"/>
  <w16cid:commentId w16cid:paraId="2E2E1809" w16cid:durableId="23BE673D"/>
  <w16cid:commentId w16cid:paraId="499C3062" w16cid:durableId="23BE6851"/>
  <w16cid:commentId w16cid:paraId="16D8888E" w16cid:durableId="23BC81F2"/>
  <w16cid:commentId w16cid:paraId="37559324" w16cid:durableId="23BC7DC5"/>
  <w16cid:commentId w16cid:paraId="40F5326F" w16cid:durableId="23CD24A7"/>
  <w16cid:commentId w16cid:paraId="357E77B2" w16cid:durableId="23CBA2CF"/>
  <w16cid:commentId w16cid:paraId="25F05E05" w16cid:durableId="23BC825E"/>
  <w16cid:commentId w16cid:paraId="3A5B8DA5" w16cid:durableId="23BC8276"/>
  <w16cid:commentId w16cid:paraId="350CE131" w16cid:durableId="23BC8290"/>
  <w16cid:commentId w16cid:paraId="75440C6B" w16cid:durableId="23CBAC92"/>
  <w16cid:commentId w16cid:paraId="31493DAE" w16cid:durableId="23BC83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45234" w14:textId="77777777" w:rsidR="00A84A1D" w:rsidRDefault="00A84A1D">
      <w:r>
        <w:separator/>
      </w:r>
    </w:p>
  </w:endnote>
  <w:endnote w:type="continuationSeparator" w:id="0">
    <w:p w14:paraId="45562397" w14:textId="77777777" w:rsidR="00A84A1D" w:rsidRDefault="00A84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ahoma"/>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7F0E7" w14:textId="77777777" w:rsidR="00CE154F" w:rsidRDefault="00CE15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20FAA" w14:textId="77777777" w:rsidR="00CE154F" w:rsidRPr="00CE154F" w:rsidRDefault="00CE15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9B00E" w14:textId="77777777" w:rsidR="00CE154F" w:rsidRPr="00CE154F" w:rsidRDefault="00CE15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C2F3E" w14:textId="77777777" w:rsidR="00843F5A" w:rsidRDefault="00843F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89D2502" w14:textId="77777777" w:rsidR="00843F5A" w:rsidRDefault="00843F5A">
    <w:pPr>
      <w:pStyle w:val="Footer"/>
      <w:ind w:right="360"/>
    </w:pPr>
  </w:p>
  <w:p w14:paraId="79623CF2" w14:textId="77777777" w:rsidR="00843F5A" w:rsidRDefault="00843F5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456AE" w14:textId="77777777" w:rsidR="00843F5A" w:rsidRPr="00CE154F" w:rsidRDefault="00843F5A">
    <w:pPr>
      <w:pStyle w:val="Footer"/>
      <w:framePr w:wrap="around" w:vAnchor="text" w:hAnchor="margin" w:xAlign="right" w:y="1"/>
      <w:rPr>
        <w:rStyle w:val="PageNumber"/>
      </w:rPr>
    </w:pPr>
    <w:r w:rsidRPr="00CE154F">
      <w:rPr>
        <w:rStyle w:val="PageNumber"/>
      </w:rPr>
      <w:fldChar w:fldCharType="begin"/>
    </w:r>
    <w:r w:rsidRPr="00CE154F">
      <w:rPr>
        <w:rStyle w:val="PageNumber"/>
      </w:rPr>
      <w:instrText xml:space="preserve">PAGE  </w:instrText>
    </w:r>
    <w:r w:rsidRPr="00CE154F">
      <w:rPr>
        <w:rStyle w:val="PageNumber"/>
      </w:rPr>
      <w:fldChar w:fldCharType="separate"/>
    </w:r>
    <w:r w:rsidRPr="00CE154F">
      <w:rPr>
        <w:rStyle w:val="PageNumber"/>
      </w:rPr>
      <w:t>1</w:t>
    </w:r>
    <w:r w:rsidRPr="00CE154F">
      <w:rPr>
        <w:rStyle w:val="PageNumber"/>
      </w:rPr>
      <w:fldChar w:fldCharType="end"/>
    </w:r>
  </w:p>
  <w:p w14:paraId="4A1E36BD" w14:textId="77777777" w:rsidR="00843F5A" w:rsidRPr="00CE154F" w:rsidRDefault="00843F5A">
    <w:pPr>
      <w:pStyle w:val="Footer"/>
      <w:ind w:right="360"/>
    </w:pPr>
  </w:p>
  <w:p w14:paraId="154E1D21" w14:textId="77777777" w:rsidR="00843F5A" w:rsidRPr="00CE154F" w:rsidRDefault="00843F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71593" w14:textId="77777777" w:rsidR="00A84A1D" w:rsidRDefault="00A84A1D">
      <w:r>
        <w:separator/>
      </w:r>
    </w:p>
  </w:footnote>
  <w:footnote w:type="continuationSeparator" w:id="0">
    <w:p w14:paraId="35806AC6" w14:textId="77777777" w:rsidR="00A84A1D" w:rsidRDefault="00A84A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1B98F" w14:textId="77777777" w:rsidR="00CE154F" w:rsidRDefault="00CE15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B9E97" w14:textId="77777777" w:rsidR="00CE154F" w:rsidRPr="00CE154F" w:rsidRDefault="00CE15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9D193" w14:textId="77777777" w:rsidR="00CE154F" w:rsidRPr="00CE154F" w:rsidRDefault="00CE15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0" w15:restartNumberingAfterBreak="0">
    <w:nsid w:val="57E658DB"/>
    <w:multiLevelType w:val="hybridMultilevel"/>
    <w:tmpl w:val="1AC4587C"/>
    <w:lvl w:ilvl="0" w:tplc="0DC21DBE">
      <w:start w:val="1"/>
      <w:numFmt w:val="decimal"/>
      <w:lvlText w:val="[%1]"/>
      <w:lvlJc w:val="left"/>
      <w:pPr>
        <w:ind w:left="403"/>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1" w:tplc="66125F70">
      <w:start w:val="1"/>
      <w:numFmt w:val="lowerLetter"/>
      <w:lvlText w:val="%2"/>
      <w:lvlJc w:val="left"/>
      <w:pPr>
        <w:ind w:left="113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2" w:tplc="E5A81008">
      <w:start w:val="1"/>
      <w:numFmt w:val="lowerRoman"/>
      <w:lvlText w:val="%3"/>
      <w:lvlJc w:val="left"/>
      <w:pPr>
        <w:ind w:left="185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3" w:tplc="76924EC8">
      <w:start w:val="1"/>
      <w:numFmt w:val="decimal"/>
      <w:lvlText w:val="%4"/>
      <w:lvlJc w:val="left"/>
      <w:pPr>
        <w:ind w:left="257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4" w:tplc="BE8A2CCE">
      <w:start w:val="1"/>
      <w:numFmt w:val="lowerLetter"/>
      <w:lvlText w:val="%5"/>
      <w:lvlJc w:val="left"/>
      <w:pPr>
        <w:ind w:left="329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5" w:tplc="2FECFA0A">
      <w:start w:val="1"/>
      <w:numFmt w:val="lowerRoman"/>
      <w:lvlText w:val="%6"/>
      <w:lvlJc w:val="left"/>
      <w:pPr>
        <w:ind w:left="401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6" w:tplc="1CD8E97C">
      <w:start w:val="1"/>
      <w:numFmt w:val="decimal"/>
      <w:lvlText w:val="%7"/>
      <w:lvlJc w:val="left"/>
      <w:pPr>
        <w:ind w:left="473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7" w:tplc="EA962B1E">
      <w:start w:val="1"/>
      <w:numFmt w:val="lowerLetter"/>
      <w:lvlText w:val="%8"/>
      <w:lvlJc w:val="left"/>
      <w:pPr>
        <w:ind w:left="545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lvl w:ilvl="8" w:tplc="78AAB014">
      <w:start w:val="1"/>
      <w:numFmt w:val="lowerRoman"/>
      <w:lvlText w:val="%9"/>
      <w:lvlJc w:val="left"/>
      <w:pPr>
        <w:ind w:left="6176"/>
      </w:pPr>
      <w:rPr>
        <w:rFonts w:ascii="Times New Roman" w:eastAsia="Times New Roman" w:hAnsi="Times New Roman" w:cs="Times New Roman"/>
        <w:b w:val="0"/>
        <w:i w:val="0"/>
        <w:strike w:val="0"/>
        <w:dstrike w:val="0"/>
        <w:color w:val="2C2A28"/>
        <w:sz w:val="18"/>
        <w:szCs w:val="18"/>
        <w:u w:val="none" w:color="000000"/>
        <w:bdr w:val="none" w:sz="0" w:space="0" w:color="auto"/>
        <w:shd w:val="clear" w:color="auto" w:fill="auto"/>
        <w:vertAlign w:val="baseline"/>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06FD"/>
    <w:rsid w:val="000002F2"/>
    <w:rsid w:val="00003AE8"/>
    <w:rsid w:val="000048F0"/>
    <w:rsid w:val="000062CB"/>
    <w:rsid w:val="00010D8E"/>
    <w:rsid w:val="00013EC0"/>
    <w:rsid w:val="00016293"/>
    <w:rsid w:val="00020299"/>
    <w:rsid w:val="00025E5E"/>
    <w:rsid w:val="000366EA"/>
    <w:rsid w:val="0005494A"/>
    <w:rsid w:val="00055993"/>
    <w:rsid w:val="0005660F"/>
    <w:rsid w:val="000636CA"/>
    <w:rsid w:val="00065990"/>
    <w:rsid w:val="000702AD"/>
    <w:rsid w:val="0007047B"/>
    <w:rsid w:val="00071F10"/>
    <w:rsid w:val="00072A0E"/>
    <w:rsid w:val="0007678E"/>
    <w:rsid w:val="00082BB7"/>
    <w:rsid w:val="00086E03"/>
    <w:rsid w:val="00091799"/>
    <w:rsid w:val="00096542"/>
    <w:rsid w:val="00097A9D"/>
    <w:rsid w:val="000A4A51"/>
    <w:rsid w:val="000A5521"/>
    <w:rsid w:val="000A6841"/>
    <w:rsid w:val="000A7479"/>
    <w:rsid w:val="000B0560"/>
    <w:rsid w:val="000B1CBA"/>
    <w:rsid w:val="000B2EEB"/>
    <w:rsid w:val="000B40BE"/>
    <w:rsid w:val="000B5610"/>
    <w:rsid w:val="000B720F"/>
    <w:rsid w:val="000C05CC"/>
    <w:rsid w:val="000C3B6A"/>
    <w:rsid w:val="000D01AC"/>
    <w:rsid w:val="000D1553"/>
    <w:rsid w:val="000F35B1"/>
    <w:rsid w:val="00113C34"/>
    <w:rsid w:val="00116423"/>
    <w:rsid w:val="00117DB2"/>
    <w:rsid w:val="00131B9B"/>
    <w:rsid w:val="00137655"/>
    <w:rsid w:val="00152B21"/>
    <w:rsid w:val="00161CB6"/>
    <w:rsid w:val="00163AEC"/>
    <w:rsid w:val="00173DDE"/>
    <w:rsid w:val="00181E2F"/>
    <w:rsid w:val="00194225"/>
    <w:rsid w:val="00195ACA"/>
    <w:rsid w:val="00195C26"/>
    <w:rsid w:val="00197D61"/>
    <w:rsid w:val="001A3CF5"/>
    <w:rsid w:val="001A438B"/>
    <w:rsid w:val="001A61BB"/>
    <w:rsid w:val="001A62D4"/>
    <w:rsid w:val="001A7A90"/>
    <w:rsid w:val="001B3E02"/>
    <w:rsid w:val="001C09CB"/>
    <w:rsid w:val="001D0ECC"/>
    <w:rsid w:val="001F3402"/>
    <w:rsid w:val="001F6BA7"/>
    <w:rsid w:val="002050C3"/>
    <w:rsid w:val="00206672"/>
    <w:rsid w:val="00212B1D"/>
    <w:rsid w:val="00214353"/>
    <w:rsid w:val="002267E2"/>
    <w:rsid w:val="00226CBB"/>
    <w:rsid w:val="00232370"/>
    <w:rsid w:val="002400D1"/>
    <w:rsid w:val="00264F5B"/>
    <w:rsid w:val="00267961"/>
    <w:rsid w:val="00271A02"/>
    <w:rsid w:val="00286849"/>
    <w:rsid w:val="00287F53"/>
    <w:rsid w:val="002944F1"/>
    <w:rsid w:val="002A7493"/>
    <w:rsid w:val="002A7E13"/>
    <w:rsid w:val="002B0CBA"/>
    <w:rsid w:val="002B5886"/>
    <w:rsid w:val="002C1A52"/>
    <w:rsid w:val="002C3431"/>
    <w:rsid w:val="002C452D"/>
    <w:rsid w:val="002D3C03"/>
    <w:rsid w:val="002D777B"/>
    <w:rsid w:val="002E04DE"/>
    <w:rsid w:val="002E6666"/>
    <w:rsid w:val="002E7CBB"/>
    <w:rsid w:val="002F687F"/>
    <w:rsid w:val="002F7CF3"/>
    <w:rsid w:val="00301B5F"/>
    <w:rsid w:val="0030565A"/>
    <w:rsid w:val="0031373B"/>
    <w:rsid w:val="00314045"/>
    <w:rsid w:val="00314B90"/>
    <w:rsid w:val="00324128"/>
    <w:rsid w:val="00324F88"/>
    <w:rsid w:val="00325EE4"/>
    <w:rsid w:val="00326F2B"/>
    <w:rsid w:val="0033571D"/>
    <w:rsid w:val="003515E8"/>
    <w:rsid w:val="0035662D"/>
    <w:rsid w:val="00361E35"/>
    <w:rsid w:val="0036471C"/>
    <w:rsid w:val="00364A1D"/>
    <w:rsid w:val="003664E9"/>
    <w:rsid w:val="003679A1"/>
    <w:rsid w:val="00373A88"/>
    <w:rsid w:val="00375B25"/>
    <w:rsid w:val="00380571"/>
    <w:rsid w:val="00382383"/>
    <w:rsid w:val="00383727"/>
    <w:rsid w:val="00391300"/>
    <w:rsid w:val="00397198"/>
    <w:rsid w:val="003A42F0"/>
    <w:rsid w:val="003A7362"/>
    <w:rsid w:val="003B458B"/>
    <w:rsid w:val="003B4AF3"/>
    <w:rsid w:val="003B7711"/>
    <w:rsid w:val="003C4DD3"/>
    <w:rsid w:val="003D432A"/>
    <w:rsid w:val="003E1F76"/>
    <w:rsid w:val="003E7E3B"/>
    <w:rsid w:val="003F03E1"/>
    <w:rsid w:val="003F1FD1"/>
    <w:rsid w:val="00400883"/>
    <w:rsid w:val="00404E57"/>
    <w:rsid w:val="00413450"/>
    <w:rsid w:val="00422F53"/>
    <w:rsid w:val="00437C80"/>
    <w:rsid w:val="004402C0"/>
    <w:rsid w:val="00441105"/>
    <w:rsid w:val="00442195"/>
    <w:rsid w:val="0045281D"/>
    <w:rsid w:val="00473855"/>
    <w:rsid w:val="00473E61"/>
    <w:rsid w:val="00475FD2"/>
    <w:rsid w:val="00480E50"/>
    <w:rsid w:val="00483181"/>
    <w:rsid w:val="00487239"/>
    <w:rsid w:val="004A2312"/>
    <w:rsid w:val="004A29F6"/>
    <w:rsid w:val="004A4F44"/>
    <w:rsid w:val="004C090B"/>
    <w:rsid w:val="004D2420"/>
    <w:rsid w:val="004D570A"/>
    <w:rsid w:val="004D62DB"/>
    <w:rsid w:val="004D7CE0"/>
    <w:rsid w:val="004E283C"/>
    <w:rsid w:val="004E7185"/>
    <w:rsid w:val="004F57FB"/>
    <w:rsid w:val="00500169"/>
    <w:rsid w:val="0050462E"/>
    <w:rsid w:val="00541446"/>
    <w:rsid w:val="00554C81"/>
    <w:rsid w:val="005553EF"/>
    <w:rsid w:val="0056383D"/>
    <w:rsid w:val="00567332"/>
    <w:rsid w:val="005678FD"/>
    <w:rsid w:val="00567E81"/>
    <w:rsid w:val="00570755"/>
    <w:rsid w:val="00571251"/>
    <w:rsid w:val="00581261"/>
    <w:rsid w:val="00582845"/>
    <w:rsid w:val="0058697D"/>
    <w:rsid w:val="00591A57"/>
    <w:rsid w:val="00595C4F"/>
    <w:rsid w:val="005979DA"/>
    <w:rsid w:val="005A6780"/>
    <w:rsid w:val="005B042A"/>
    <w:rsid w:val="005B6863"/>
    <w:rsid w:val="005C6463"/>
    <w:rsid w:val="005C6DFD"/>
    <w:rsid w:val="005C7757"/>
    <w:rsid w:val="005D0C10"/>
    <w:rsid w:val="005D5F19"/>
    <w:rsid w:val="005D6ED9"/>
    <w:rsid w:val="005D79E6"/>
    <w:rsid w:val="005F33C8"/>
    <w:rsid w:val="00605616"/>
    <w:rsid w:val="006062FA"/>
    <w:rsid w:val="006179E7"/>
    <w:rsid w:val="0062469F"/>
    <w:rsid w:val="00631644"/>
    <w:rsid w:val="00631E6E"/>
    <w:rsid w:val="006325ED"/>
    <w:rsid w:val="00632E22"/>
    <w:rsid w:val="00635D8E"/>
    <w:rsid w:val="006455A5"/>
    <w:rsid w:val="00653E3D"/>
    <w:rsid w:val="0065486D"/>
    <w:rsid w:val="00655711"/>
    <w:rsid w:val="0065577D"/>
    <w:rsid w:val="00675F48"/>
    <w:rsid w:val="00683131"/>
    <w:rsid w:val="00687F60"/>
    <w:rsid w:val="00690879"/>
    <w:rsid w:val="00690BB1"/>
    <w:rsid w:val="0069238C"/>
    <w:rsid w:val="006A2CF8"/>
    <w:rsid w:val="006A33D1"/>
    <w:rsid w:val="006A3E34"/>
    <w:rsid w:val="006A73A4"/>
    <w:rsid w:val="006B1DC0"/>
    <w:rsid w:val="006B2581"/>
    <w:rsid w:val="006C4E25"/>
    <w:rsid w:val="006D47C1"/>
    <w:rsid w:val="006F06A1"/>
    <w:rsid w:val="006F5AF5"/>
    <w:rsid w:val="006F6166"/>
    <w:rsid w:val="006F7A3F"/>
    <w:rsid w:val="007000D9"/>
    <w:rsid w:val="00701028"/>
    <w:rsid w:val="00715411"/>
    <w:rsid w:val="007174D1"/>
    <w:rsid w:val="00722463"/>
    <w:rsid w:val="00723C2B"/>
    <w:rsid w:val="00725563"/>
    <w:rsid w:val="00726071"/>
    <w:rsid w:val="007370B2"/>
    <w:rsid w:val="007418E7"/>
    <w:rsid w:val="007458B0"/>
    <w:rsid w:val="00747701"/>
    <w:rsid w:val="00747A82"/>
    <w:rsid w:val="00756FD5"/>
    <w:rsid w:val="00760B69"/>
    <w:rsid w:val="007629D3"/>
    <w:rsid w:val="00773ABC"/>
    <w:rsid w:val="00773BC0"/>
    <w:rsid w:val="00775C45"/>
    <w:rsid w:val="00775FAD"/>
    <w:rsid w:val="0078223C"/>
    <w:rsid w:val="00786931"/>
    <w:rsid w:val="00794616"/>
    <w:rsid w:val="007952F0"/>
    <w:rsid w:val="007953BB"/>
    <w:rsid w:val="00796E27"/>
    <w:rsid w:val="00797064"/>
    <w:rsid w:val="007A11AD"/>
    <w:rsid w:val="007B2521"/>
    <w:rsid w:val="007B6EAE"/>
    <w:rsid w:val="007C5192"/>
    <w:rsid w:val="007C5B64"/>
    <w:rsid w:val="007E1376"/>
    <w:rsid w:val="007F5FC1"/>
    <w:rsid w:val="007F6290"/>
    <w:rsid w:val="007F63F7"/>
    <w:rsid w:val="007F6A5D"/>
    <w:rsid w:val="007F7942"/>
    <w:rsid w:val="00803A28"/>
    <w:rsid w:val="008047DE"/>
    <w:rsid w:val="00804991"/>
    <w:rsid w:val="00805508"/>
    <w:rsid w:val="008100AA"/>
    <w:rsid w:val="00823433"/>
    <w:rsid w:val="00835AA9"/>
    <w:rsid w:val="00843F5A"/>
    <w:rsid w:val="0085052A"/>
    <w:rsid w:val="00855983"/>
    <w:rsid w:val="00861719"/>
    <w:rsid w:val="00862109"/>
    <w:rsid w:val="008633FA"/>
    <w:rsid w:val="008655C0"/>
    <w:rsid w:val="008661BA"/>
    <w:rsid w:val="008708EC"/>
    <w:rsid w:val="00873702"/>
    <w:rsid w:val="00875B47"/>
    <w:rsid w:val="008803AA"/>
    <w:rsid w:val="00883195"/>
    <w:rsid w:val="008871E7"/>
    <w:rsid w:val="0089270A"/>
    <w:rsid w:val="00893E25"/>
    <w:rsid w:val="00895C02"/>
    <w:rsid w:val="008A534A"/>
    <w:rsid w:val="008B04B9"/>
    <w:rsid w:val="008B5226"/>
    <w:rsid w:val="008B698F"/>
    <w:rsid w:val="008C003D"/>
    <w:rsid w:val="008C3B1A"/>
    <w:rsid w:val="008C66AD"/>
    <w:rsid w:val="008C7633"/>
    <w:rsid w:val="008D30F9"/>
    <w:rsid w:val="008D53B2"/>
    <w:rsid w:val="008D626B"/>
    <w:rsid w:val="008D781C"/>
    <w:rsid w:val="008E5642"/>
    <w:rsid w:val="008E62CB"/>
    <w:rsid w:val="008E6DB4"/>
    <w:rsid w:val="008F0724"/>
    <w:rsid w:val="008F6340"/>
    <w:rsid w:val="00901CEE"/>
    <w:rsid w:val="00910E0E"/>
    <w:rsid w:val="00912169"/>
    <w:rsid w:val="00914932"/>
    <w:rsid w:val="0092037A"/>
    <w:rsid w:val="009205F6"/>
    <w:rsid w:val="0092232C"/>
    <w:rsid w:val="009227F6"/>
    <w:rsid w:val="009246AD"/>
    <w:rsid w:val="00927829"/>
    <w:rsid w:val="0093000F"/>
    <w:rsid w:val="00931836"/>
    <w:rsid w:val="00937F11"/>
    <w:rsid w:val="009466B2"/>
    <w:rsid w:val="009469D7"/>
    <w:rsid w:val="0095370C"/>
    <w:rsid w:val="009554AF"/>
    <w:rsid w:val="00960390"/>
    <w:rsid w:val="00976DAE"/>
    <w:rsid w:val="0098188E"/>
    <w:rsid w:val="00984799"/>
    <w:rsid w:val="00984C8A"/>
    <w:rsid w:val="009945E7"/>
    <w:rsid w:val="009A10AB"/>
    <w:rsid w:val="009A10FB"/>
    <w:rsid w:val="009A2107"/>
    <w:rsid w:val="009A4992"/>
    <w:rsid w:val="009C1143"/>
    <w:rsid w:val="009D5FAA"/>
    <w:rsid w:val="009D7D18"/>
    <w:rsid w:val="009E0D08"/>
    <w:rsid w:val="009F06FD"/>
    <w:rsid w:val="009F2E7E"/>
    <w:rsid w:val="009F3437"/>
    <w:rsid w:val="009F5EC0"/>
    <w:rsid w:val="009F7085"/>
    <w:rsid w:val="00A00D27"/>
    <w:rsid w:val="00A023E0"/>
    <w:rsid w:val="00A02D62"/>
    <w:rsid w:val="00A03412"/>
    <w:rsid w:val="00A115AF"/>
    <w:rsid w:val="00A15AC7"/>
    <w:rsid w:val="00A20EB5"/>
    <w:rsid w:val="00A23FE6"/>
    <w:rsid w:val="00A37105"/>
    <w:rsid w:val="00A410D9"/>
    <w:rsid w:val="00A50055"/>
    <w:rsid w:val="00A7015D"/>
    <w:rsid w:val="00A764EF"/>
    <w:rsid w:val="00A83C5E"/>
    <w:rsid w:val="00A84A1D"/>
    <w:rsid w:val="00A85B17"/>
    <w:rsid w:val="00A942B6"/>
    <w:rsid w:val="00AA032A"/>
    <w:rsid w:val="00AA306A"/>
    <w:rsid w:val="00AB2450"/>
    <w:rsid w:val="00AB34C5"/>
    <w:rsid w:val="00AC0223"/>
    <w:rsid w:val="00AC23F8"/>
    <w:rsid w:val="00AD0EB0"/>
    <w:rsid w:val="00AD356B"/>
    <w:rsid w:val="00AE34C0"/>
    <w:rsid w:val="00AF4F6D"/>
    <w:rsid w:val="00AF5418"/>
    <w:rsid w:val="00AF7F6A"/>
    <w:rsid w:val="00B02840"/>
    <w:rsid w:val="00B05A88"/>
    <w:rsid w:val="00B068D7"/>
    <w:rsid w:val="00B13988"/>
    <w:rsid w:val="00B26610"/>
    <w:rsid w:val="00B278AC"/>
    <w:rsid w:val="00B328E2"/>
    <w:rsid w:val="00B36687"/>
    <w:rsid w:val="00B4070B"/>
    <w:rsid w:val="00B42DFB"/>
    <w:rsid w:val="00B44641"/>
    <w:rsid w:val="00B454F3"/>
    <w:rsid w:val="00B46A67"/>
    <w:rsid w:val="00B52D2C"/>
    <w:rsid w:val="00B7180C"/>
    <w:rsid w:val="00B74AC7"/>
    <w:rsid w:val="00B7618D"/>
    <w:rsid w:val="00B77C79"/>
    <w:rsid w:val="00B77CFE"/>
    <w:rsid w:val="00B92B5C"/>
    <w:rsid w:val="00B95AE0"/>
    <w:rsid w:val="00B97EB5"/>
    <w:rsid w:val="00BA27ED"/>
    <w:rsid w:val="00BA61C8"/>
    <w:rsid w:val="00BB6392"/>
    <w:rsid w:val="00BC24D1"/>
    <w:rsid w:val="00BC6986"/>
    <w:rsid w:val="00BD0B44"/>
    <w:rsid w:val="00BD2C44"/>
    <w:rsid w:val="00BD4535"/>
    <w:rsid w:val="00BD5405"/>
    <w:rsid w:val="00BE3844"/>
    <w:rsid w:val="00BF2AA8"/>
    <w:rsid w:val="00C10EE0"/>
    <w:rsid w:val="00C12556"/>
    <w:rsid w:val="00C16677"/>
    <w:rsid w:val="00C20128"/>
    <w:rsid w:val="00C27B01"/>
    <w:rsid w:val="00C36046"/>
    <w:rsid w:val="00C448B8"/>
    <w:rsid w:val="00C6170A"/>
    <w:rsid w:val="00C62399"/>
    <w:rsid w:val="00C70073"/>
    <w:rsid w:val="00C87D62"/>
    <w:rsid w:val="00C919F2"/>
    <w:rsid w:val="00C92F8B"/>
    <w:rsid w:val="00C94DFB"/>
    <w:rsid w:val="00C9799B"/>
    <w:rsid w:val="00CA3AF6"/>
    <w:rsid w:val="00CC3043"/>
    <w:rsid w:val="00CE154F"/>
    <w:rsid w:val="00CE21AE"/>
    <w:rsid w:val="00CE23BC"/>
    <w:rsid w:val="00CF0545"/>
    <w:rsid w:val="00CF4BB3"/>
    <w:rsid w:val="00CF5669"/>
    <w:rsid w:val="00D03651"/>
    <w:rsid w:val="00D04DE3"/>
    <w:rsid w:val="00D125BF"/>
    <w:rsid w:val="00D26076"/>
    <w:rsid w:val="00D27DE5"/>
    <w:rsid w:val="00D318E5"/>
    <w:rsid w:val="00D31C22"/>
    <w:rsid w:val="00D32E24"/>
    <w:rsid w:val="00D36595"/>
    <w:rsid w:val="00D44DA5"/>
    <w:rsid w:val="00D57DDF"/>
    <w:rsid w:val="00D63A6B"/>
    <w:rsid w:val="00D65BA3"/>
    <w:rsid w:val="00D71253"/>
    <w:rsid w:val="00D7216E"/>
    <w:rsid w:val="00D72180"/>
    <w:rsid w:val="00D76FB7"/>
    <w:rsid w:val="00D909D3"/>
    <w:rsid w:val="00DA243B"/>
    <w:rsid w:val="00DA27DF"/>
    <w:rsid w:val="00DA2A9A"/>
    <w:rsid w:val="00DB3F2A"/>
    <w:rsid w:val="00DC1482"/>
    <w:rsid w:val="00DD1873"/>
    <w:rsid w:val="00DD6046"/>
    <w:rsid w:val="00DD6DBB"/>
    <w:rsid w:val="00DE423A"/>
    <w:rsid w:val="00DE44AF"/>
    <w:rsid w:val="00DE61D7"/>
    <w:rsid w:val="00DE6CE6"/>
    <w:rsid w:val="00DF5DF7"/>
    <w:rsid w:val="00E0360C"/>
    <w:rsid w:val="00E06D1C"/>
    <w:rsid w:val="00E074F2"/>
    <w:rsid w:val="00E248C3"/>
    <w:rsid w:val="00E35F80"/>
    <w:rsid w:val="00E41BF0"/>
    <w:rsid w:val="00E4752B"/>
    <w:rsid w:val="00E50866"/>
    <w:rsid w:val="00E56252"/>
    <w:rsid w:val="00E61918"/>
    <w:rsid w:val="00E75AA1"/>
    <w:rsid w:val="00E8145E"/>
    <w:rsid w:val="00E83B9D"/>
    <w:rsid w:val="00E83FCD"/>
    <w:rsid w:val="00E91482"/>
    <w:rsid w:val="00E96302"/>
    <w:rsid w:val="00EA1317"/>
    <w:rsid w:val="00EA1A96"/>
    <w:rsid w:val="00EA23FF"/>
    <w:rsid w:val="00EA6A1D"/>
    <w:rsid w:val="00EB009E"/>
    <w:rsid w:val="00EC1D3F"/>
    <w:rsid w:val="00EC455A"/>
    <w:rsid w:val="00EC5D54"/>
    <w:rsid w:val="00EC7201"/>
    <w:rsid w:val="00ED0936"/>
    <w:rsid w:val="00ED255C"/>
    <w:rsid w:val="00ED2C4D"/>
    <w:rsid w:val="00ED337C"/>
    <w:rsid w:val="00ED56C4"/>
    <w:rsid w:val="00ED635E"/>
    <w:rsid w:val="00ED7A0B"/>
    <w:rsid w:val="00EE0C81"/>
    <w:rsid w:val="00EE164A"/>
    <w:rsid w:val="00EE772D"/>
    <w:rsid w:val="00EF31AB"/>
    <w:rsid w:val="00EF4BF8"/>
    <w:rsid w:val="00F00C0C"/>
    <w:rsid w:val="00F0438E"/>
    <w:rsid w:val="00F04DA0"/>
    <w:rsid w:val="00F134F5"/>
    <w:rsid w:val="00F13507"/>
    <w:rsid w:val="00F17B7D"/>
    <w:rsid w:val="00F17EA7"/>
    <w:rsid w:val="00F25978"/>
    <w:rsid w:val="00F25DE4"/>
    <w:rsid w:val="00F30573"/>
    <w:rsid w:val="00F3217A"/>
    <w:rsid w:val="00F33E22"/>
    <w:rsid w:val="00F34C6C"/>
    <w:rsid w:val="00F4231A"/>
    <w:rsid w:val="00F42F56"/>
    <w:rsid w:val="00F47B85"/>
    <w:rsid w:val="00F519F7"/>
    <w:rsid w:val="00F51D19"/>
    <w:rsid w:val="00F54BDD"/>
    <w:rsid w:val="00F5645C"/>
    <w:rsid w:val="00F60708"/>
    <w:rsid w:val="00F62130"/>
    <w:rsid w:val="00F63D55"/>
    <w:rsid w:val="00F67268"/>
    <w:rsid w:val="00F724DD"/>
    <w:rsid w:val="00F74BE3"/>
    <w:rsid w:val="00F764CD"/>
    <w:rsid w:val="00F7659F"/>
    <w:rsid w:val="00F8441C"/>
    <w:rsid w:val="00F868F4"/>
    <w:rsid w:val="00F915A6"/>
    <w:rsid w:val="00F94048"/>
    <w:rsid w:val="00FA28DB"/>
    <w:rsid w:val="00FA403A"/>
    <w:rsid w:val="00FB0B1F"/>
    <w:rsid w:val="00FB1355"/>
    <w:rsid w:val="00FB2959"/>
    <w:rsid w:val="00FB548C"/>
    <w:rsid w:val="00FC05F6"/>
    <w:rsid w:val="00FC39B0"/>
    <w:rsid w:val="00FC628A"/>
    <w:rsid w:val="00FD7FB9"/>
    <w:rsid w:val="00FE6023"/>
    <w:rsid w:val="00FE6219"/>
    <w:rsid w:val="00FF2D4B"/>
    <w:rsid w:val="00FF5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6AECDF"/>
  <w15:docId w15:val="{50ACE6E5-23CD-43A1-B8B7-059407AF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CommentReference">
    <w:name w:val="annotation reference"/>
    <w:basedOn w:val="DefaultParagraphFont"/>
    <w:semiHidden/>
    <w:unhideWhenUsed/>
    <w:rsid w:val="003C4DD3"/>
    <w:rPr>
      <w:sz w:val="16"/>
      <w:szCs w:val="16"/>
    </w:rPr>
  </w:style>
  <w:style w:type="paragraph" w:styleId="CommentText">
    <w:name w:val="annotation text"/>
    <w:basedOn w:val="Normal"/>
    <w:link w:val="CommentTextChar"/>
    <w:unhideWhenUsed/>
    <w:rsid w:val="003C4DD3"/>
    <w:rPr>
      <w:sz w:val="20"/>
    </w:rPr>
  </w:style>
  <w:style w:type="character" w:customStyle="1" w:styleId="CommentTextChar">
    <w:name w:val="Comment Text Char"/>
    <w:basedOn w:val="DefaultParagraphFont"/>
    <w:link w:val="CommentText"/>
    <w:rsid w:val="003C4DD3"/>
    <w:rPr>
      <w:rFonts w:ascii="Times" w:hAnsi="Times"/>
    </w:rPr>
  </w:style>
  <w:style w:type="paragraph" w:styleId="CommentSubject">
    <w:name w:val="annotation subject"/>
    <w:basedOn w:val="CommentText"/>
    <w:next w:val="CommentText"/>
    <w:link w:val="CommentSubjectChar"/>
    <w:semiHidden/>
    <w:unhideWhenUsed/>
    <w:rsid w:val="003C4DD3"/>
    <w:rPr>
      <w:b/>
      <w:bCs/>
    </w:rPr>
  </w:style>
  <w:style w:type="character" w:customStyle="1" w:styleId="CommentSubjectChar">
    <w:name w:val="Comment Subject Char"/>
    <w:basedOn w:val="CommentTextChar"/>
    <w:link w:val="CommentSubject"/>
    <w:semiHidden/>
    <w:rsid w:val="003C4DD3"/>
    <w:rPr>
      <w:rFonts w:ascii="Times" w:hAnsi="Times"/>
      <w:b/>
      <w:bCs/>
    </w:rPr>
  </w:style>
  <w:style w:type="table" w:customStyle="1" w:styleId="TableGrid">
    <w:name w:val="TableGrid"/>
    <w:rsid w:val="00097A9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ED0936"/>
    <w:rPr>
      <w:color w:val="605E5C"/>
      <w:shd w:val="clear" w:color="auto" w:fill="E1DFDD"/>
    </w:rPr>
  </w:style>
  <w:style w:type="paragraph" w:styleId="Header">
    <w:name w:val="header"/>
    <w:basedOn w:val="Normal"/>
    <w:link w:val="HeaderChar"/>
    <w:unhideWhenUsed/>
    <w:rsid w:val="00CE154F"/>
    <w:pPr>
      <w:tabs>
        <w:tab w:val="center" w:pos="4680"/>
        <w:tab w:val="right" w:pos="9360"/>
      </w:tabs>
      <w:spacing w:after="0"/>
    </w:pPr>
  </w:style>
  <w:style w:type="character" w:customStyle="1" w:styleId="HeaderChar">
    <w:name w:val="Header Char"/>
    <w:basedOn w:val="DefaultParagraphFont"/>
    <w:link w:val="Header"/>
    <w:rsid w:val="00CE154F"/>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publish.acs.org/publish/author_guidelines?coden=aamick"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eader" Target="header2.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CACTUS\General\SES%20and%20PES%20samples\Materials%20Science\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acstemplate_msw2010</Template>
  <TotalTime>1905</TotalTime>
  <Pages>13</Pages>
  <Words>3351</Words>
  <Characters>19105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22412</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Author</dc:creator>
  <cp:keywords/>
  <cp:lastModifiedBy>Author</cp:lastModifiedBy>
  <cp:revision>563</cp:revision>
  <cp:lastPrinted>2008-06-11T21:33:00Z</cp:lastPrinted>
  <dcterms:created xsi:type="dcterms:W3CDTF">2021-01-27T09:39:00Z</dcterms:created>
  <dcterms:modified xsi:type="dcterms:W3CDTF">2021-02-09T09:58:00Z</dcterms:modified>
</cp:coreProperties>
</file>
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C3E272" w14:textId="5B79C67F" w:rsidR="00F62C8B" w:rsidRPr="004C4796" w:rsidRDefault="000F3A41" w:rsidP="004C531E">
      <w:pPr>
        <w:pStyle w:val="RSCM01ReceivedAccepted"/>
        <w:rPr>
          <w:noProof w:val="0"/>
        </w:rPr>
      </w:pPr>
      <w:r w:rsidRPr="004C4796">
        <w:rPr>
          <w:noProof w:val="0"/>
        </w:rPr>
        <mc:AlternateContent>
          <mc:Choice Requires="wps">
            <w:drawing>
              <wp:anchor distT="180340" distB="0" distL="114300" distR="114300" simplePos="0" relativeHeight="251662336" behindDoc="1" locked="1" layoutInCell="0" allowOverlap="0" wp14:anchorId="29A106AC" wp14:editId="2189D020">
                <wp:simplePos x="0" y="0"/>
                <wp:positionH relativeFrom="column">
                  <wp:posOffset>-58</wp:posOffset>
                </wp:positionH>
                <wp:positionV relativeFrom="margin">
                  <wp:align>bottom</wp:align>
                </wp:positionV>
                <wp:extent cx="3158837" cy="1627909"/>
                <wp:effectExtent l="0" t="0" r="3810" b="0"/>
                <wp:wrapTopAndBottom/>
                <wp:docPr id="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158837" cy="1627909"/>
                        </a:xfrm>
                        <a:prstGeom prst="rect">
                          <a:avLst/>
                        </a:prstGeom>
                        <a:solidFill>
                          <a:srgbClr val="FFFFFF"/>
                        </a:solidFill>
                        <a:ln w="9525">
                          <a:noFill/>
                          <a:miter lim="800000"/>
                          <a:headEnd/>
                          <a:tailEnd/>
                        </a:ln>
                      </wps:spPr>
                      <wps:txbx>
                        <w:txbxContent>
                          <w:p w14:paraId="77011582" w14:textId="350D9F52" w:rsidR="002F5A40" w:rsidRPr="004C4796" w:rsidRDefault="002F5A40" w:rsidP="00C405FD">
                            <w:pPr>
                              <w:pStyle w:val="RSCF01FootnoteAuthorAddress"/>
                              <w:rPr>
                                <w:lang w:val="en-US"/>
                              </w:rPr>
                            </w:pPr>
                            <w:r w:rsidRPr="004C4796">
                              <w:rPr>
                                <w:lang w:val="en-US"/>
                              </w:rPr>
                              <w:t>University of Pardubice, Faculty of Chemical Technology, Institute of Energetic Materials, Studentsk</w:t>
                            </w:r>
                            <w:r w:rsidRPr="004C4796">
                              <w:rPr>
                                <w:rFonts w:cstheme="minorHAnsi"/>
                                <w:lang w:val="en-US"/>
                              </w:rPr>
                              <w:t>á</w:t>
                            </w:r>
                            <w:r w:rsidRPr="004C4796">
                              <w:rPr>
                                <w:lang w:val="en-US"/>
                              </w:rPr>
                              <w:t xml:space="preserve"> 95, CZ-532 10 Pardubice, Czech Republic.</w:t>
                            </w:r>
                          </w:p>
                          <w:p w14:paraId="7FA30499" w14:textId="5961F7D8" w:rsidR="002F5A40" w:rsidRPr="004C4796" w:rsidRDefault="002F5A40" w:rsidP="00C405FD">
                            <w:pPr>
                              <w:pStyle w:val="RSCF01FootnoteAuthorAddress"/>
                              <w:rPr>
                                <w:lang w:val="en-US"/>
                              </w:rPr>
                            </w:pPr>
                            <w:r w:rsidRPr="004C4796">
                              <w:rPr>
                                <w:lang w:val="en-US"/>
                              </w:rPr>
                              <w:t>University of Pardubice, Faculty of Chemical Technology, Department of General and Inorganic Chemistry, Studentsk</w:t>
                            </w:r>
                            <w:r w:rsidRPr="004C4796">
                              <w:rPr>
                                <w:rFonts w:cstheme="minorHAnsi"/>
                                <w:lang w:val="en-US"/>
                              </w:rPr>
                              <w:t>á</w:t>
                            </w:r>
                            <w:r w:rsidRPr="004C4796">
                              <w:rPr>
                                <w:lang w:val="en-US"/>
                              </w:rPr>
                              <w:t xml:space="preserve"> 95, CZ-532 10 Pardubice, Czech Republic.</w:t>
                            </w:r>
                          </w:p>
                          <w:p w14:paraId="728A7C16" w14:textId="77777777" w:rsidR="002F5A40" w:rsidRPr="004C4796" w:rsidRDefault="002F5A40" w:rsidP="00C405FD">
                            <w:pPr>
                              <w:pStyle w:val="RSCF01FootnoteAuthorAddress"/>
                              <w:rPr>
                                <w:lang w:val="en-US"/>
                              </w:rPr>
                            </w:pPr>
                            <w:r w:rsidRPr="004C4796">
                              <w:rPr>
                                <w:lang w:val="en-US"/>
                              </w:rPr>
                              <w:t>University of Pardubice, Faculty of Chemical Technology, Institute of Organic Chemistry and Technology, Studentsk</w:t>
                            </w:r>
                            <w:r w:rsidRPr="004C4796">
                              <w:rPr>
                                <w:rFonts w:cstheme="minorHAnsi"/>
                                <w:lang w:val="en-US"/>
                              </w:rPr>
                              <w:t>á</w:t>
                            </w:r>
                            <w:r w:rsidRPr="004C4796">
                              <w:rPr>
                                <w:lang w:val="en-US"/>
                              </w:rPr>
                              <w:t xml:space="preserve"> 95, CZ-532 10 Pardubice, Czech Republic.</w:t>
                            </w:r>
                          </w:p>
                          <w:p w14:paraId="2BF462D6" w14:textId="20E49A46" w:rsidR="002F5A40" w:rsidRPr="004C4796" w:rsidRDefault="002F5A40" w:rsidP="00C405FD">
                            <w:pPr>
                              <w:pStyle w:val="RSCF01FootnoteAuthorAddress"/>
                              <w:rPr>
                                <w:lang w:val="en-US"/>
                              </w:rPr>
                            </w:pPr>
                            <w:r w:rsidRPr="004C4796">
                              <w:rPr>
                                <w:lang w:val="en-US"/>
                              </w:rPr>
                              <w:t>J. Heyrovsk</w:t>
                            </w:r>
                            <w:r w:rsidRPr="004C4796">
                              <w:rPr>
                                <w:rFonts w:cstheme="minorHAnsi"/>
                                <w:lang w:val="en-US"/>
                              </w:rPr>
                              <w:t>ý</w:t>
                            </w:r>
                            <w:r w:rsidRPr="004C4796">
                              <w:rPr>
                                <w:lang w:val="en-US"/>
                              </w:rPr>
                              <w:t xml:space="preserve"> Institute of Physical Chemistry of the ASCR, v.v.i., Dolej</w:t>
                            </w:r>
                            <w:r w:rsidRPr="004C4796">
                              <w:rPr>
                                <w:rFonts w:cstheme="minorHAnsi"/>
                                <w:lang w:val="en-US"/>
                              </w:rPr>
                              <w:t>š</w:t>
                            </w:r>
                            <w:r w:rsidRPr="004C4796">
                              <w:rPr>
                                <w:lang w:val="en-US"/>
                              </w:rPr>
                              <w:t xml:space="preserve">kova 2155/3, 182 23 Prague 8, Czech Republic. </w:t>
                            </w:r>
                          </w:p>
                          <w:p w14:paraId="59806BF4" w14:textId="77777777" w:rsidR="002F5A40" w:rsidRPr="004C4796" w:rsidRDefault="002F5A40" w:rsidP="00241ACD">
                            <w:pPr>
                              <w:pStyle w:val="RSCF02FootnotestoTitleAuthors"/>
                            </w:pPr>
                            <w:r w:rsidRPr="004C4796">
                              <w:t xml:space="preserve">† Footnotes relating to the title and/or authors should appear here. </w:t>
                            </w:r>
                          </w:p>
                          <w:p w14:paraId="2EBA6308" w14:textId="77777777" w:rsidR="002F5A40" w:rsidRPr="004C4796" w:rsidRDefault="002F5A40" w:rsidP="00241ACD">
                            <w:pPr>
                              <w:pStyle w:val="RSCF02FootnotestoTitleAuthors"/>
                            </w:pPr>
                            <w:r w:rsidRPr="004C4796">
                              <w:t>Electronic Supplementary Information (ESI) available: [details of any supplementary information available should be included here]. See DOI: 10.1039/x0xx00000x</w:t>
                            </w:r>
                          </w:p>
                        </w:txbxContent>
                      </wps:txbx>
                      <wps:bodyPr rot="0" vert="horz" wrap="square" lIns="0" tIns="36000" rIns="0" bIns="36000" anchor="b" anchorCtr="0">
                        <a:spAutoFit/>
                      </wps:bodyPr>
                    </wps:wsp>
                  </a:graphicData>
                </a:graphic>
                <wp14:sizeRelH relativeFrom="margin">
                  <wp14:pctWidth>0</wp14:pctWidth>
                </wp14:sizeRelH>
                <wp14:sizeRelV relativeFrom="margin">
                  <wp14:pctHeight>20000</wp14:pctHeight>
                </wp14:sizeRelV>
              </wp:anchor>
            </w:drawing>
          </mc:Choice>
          <mc:Fallback>
            <w:pict>
              <v:shapetype w14:anchorId="29A106AC" id="_x0000_t202" coordsize="21600,21600" o:spt="202" path="m,l,21600r21600,l21600,xe">
                <v:stroke joinstyle="miter"/>
                <v:path gradientshapeok="t" o:connecttype="rect"/>
              </v:shapetype>
              <v:shape id="Text Box 2" o:spid="_x0000_s1026" type="#_x0000_t202" style="position:absolute;margin-left:0;margin-top:0;width:248.75pt;height:128.2pt;z-index:-251654144;visibility:visible;mso-wrap-style:square;mso-width-percent:0;mso-height-percent:200;mso-wrap-distance-left:9pt;mso-wrap-distance-top:14.2pt;mso-wrap-distance-right:9pt;mso-wrap-distance-bottom:0;mso-position-horizontal:absolute;mso-position-horizontal-relative:text;mso-position-vertical:bottom;mso-position-vertical-relative:margin;mso-width-percent:0;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" o:allowincell="f" o:allowoverlap="f" stroked="f">
                <o:lock v:ext="edit" aspectratio="t"/>
                <v:textbox style="mso-fit-shape-to-text:t" inset="0,1mm,0,1mm">
                  <w:txbxContent>
                    <w:p w14:paraId="77011582" w14:textId="350D9F52" w:rsidR="002F5A40" w:rsidRPr="004C4796" w:rsidRDefault="002F5A40" w:rsidP="00C405FD">
                      <w:pPr>
                        <w:pStyle w:val="RSCF01FootnoteAuthorAddress"/>
                        <w:rPr>
                          <w:lang w:val="en-US"/>
                        </w:rPr>
                      </w:pPr>
                      <w:r w:rsidRPr="004C4796">
                        <w:rPr>
                          <w:lang w:val="en-US"/>
                        </w:rPr>
                        <w:t>University of Pardubice, Faculty of Chemical Technology, Institute of Energetic Materials, Studentsk</w:t>
                      </w:r>
                      <w:r w:rsidRPr="004C4796">
                        <w:rPr>
                          <w:rFonts w:cstheme="minorHAnsi"/>
                          <w:lang w:val="en-US"/>
                        </w:rPr>
                        <w:t>á</w:t>
                      </w:r>
                      <w:r w:rsidRPr="004C4796">
                        <w:rPr>
                          <w:lang w:val="en-US"/>
                        </w:rPr>
                        <w:t xml:space="preserve"> 95, CZ-532 10 Pardubice, Czech Republic.</w:t>
                      </w:r>
                    </w:p>
                    <w:p w14:paraId="7FA30499" w14:textId="5961F7D8" w:rsidR="002F5A40" w:rsidRPr="004C4796" w:rsidRDefault="002F5A40" w:rsidP="00C405FD">
                      <w:pPr>
                        <w:pStyle w:val="RSCF01FootnoteAuthorAddress"/>
                        <w:rPr>
                          <w:lang w:val="en-US"/>
                        </w:rPr>
                      </w:pPr>
                      <w:r w:rsidRPr="004C4796">
                        <w:rPr>
                          <w:lang w:val="en-US"/>
                        </w:rPr>
                        <w:t>University of Pardubice, Faculty of Chemical Technology, Department of General and Inorganic Chemistry, Studentsk</w:t>
                      </w:r>
                      <w:r w:rsidRPr="004C4796">
                        <w:rPr>
                          <w:rFonts w:cstheme="minorHAnsi"/>
                          <w:lang w:val="en-US"/>
                        </w:rPr>
                        <w:t>á</w:t>
                      </w:r>
                      <w:r w:rsidRPr="004C4796">
                        <w:rPr>
                          <w:lang w:val="en-US"/>
                        </w:rPr>
                        <w:t xml:space="preserve"> 95, CZ-532 10 Pardubice, Czech Republic.</w:t>
                      </w:r>
                    </w:p>
                    <w:p w14:paraId="728A7C16" w14:textId="77777777" w:rsidR="002F5A40" w:rsidRPr="004C4796" w:rsidRDefault="002F5A40" w:rsidP="00C405FD">
                      <w:pPr>
                        <w:pStyle w:val="RSCF01FootnoteAuthorAddress"/>
                        <w:rPr>
                          <w:lang w:val="en-US"/>
                        </w:rPr>
                      </w:pPr>
                      <w:r w:rsidRPr="004C4796">
                        <w:rPr>
                          <w:lang w:val="en-US"/>
                        </w:rPr>
                        <w:t>University of Pardubice, Faculty of Chemical Technology, Institute of Organic Chemistry and Technology, Studentsk</w:t>
                      </w:r>
                      <w:r w:rsidRPr="004C4796">
                        <w:rPr>
                          <w:rFonts w:cstheme="minorHAnsi"/>
                          <w:lang w:val="en-US"/>
                        </w:rPr>
                        <w:t>á</w:t>
                      </w:r>
                      <w:r w:rsidRPr="004C4796">
                        <w:rPr>
                          <w:lang w:val="en-US"/>
                        </w:rPr>
                        <w:t xml:space="preserve"> 95, CZ-532 10 Pardubice, Czech Republic.</w:t>
                      </w:r>
                    </w:p>
                    <w:p w14:paraId="2BF462D6" w14:textId="20E49A46" w:rsidR="002F5A40" w:rsidRPr="004C4796" w:rsidRDefault="002F5A40" w:rsidP="00C405FD">
                      <w:pPr>
                        <w:pStyle w:val="RSCF01FootnoteAuthorAddress"/>
                        <w:rPr>
                          <w:lang w:val="en-US"/>
                        </w:rPr>
                      </w:pPr>
                      <w:r w:rsidRPr="004C4796">
                        <w:rPr>
                          <w:lang w:val="en-US"/>
                        </w:rPr>
                        <w:t>J. Heyrovsk</w:t>
                      </w:r>
                      <w:r w:rsidRPr="004C4796">
                        <w:rPr>
                          <w:rFonts w:cstheme="minorHAnsi"/>
                          <w:lang w:val="en-US"/>
                        </w:rPr>
                        <w:t>ý</w:t>
                      </w:r>
                      <w:r w:rsidRPr="004C4796">
                        <w:rPr>
                          <w:lang w:val="en-US"/>
                        </w:rPr>
                        <w:t xml:space="preserve"> Institute of Physical Chemistry of the ASCR, v.v.i., Dolej</w:t>
                      </w:r>
                      <w:r w:rsidRPr="004C4796">
                        <w:rPr>
                          <w:rFonts w:cstheme="minorHAnsi"/>
                          <w:lang w:val="en-US"/>
                        </w:rPr>
                        <w:t>š</w:t>
                      </w:r>
                      <w:r w:rsidRPr="004C4796">
                        <w:rPr>
                          <w:lang w:val="en-US"/>
                        </w:rPr>
                        <w:t xml:space="preserve">kova 2155/3, 182 23 Prague 8, Czech Republic. </w:t>
                      </w:r>
                    </w:p>
                    <w:p w14:paraId="59806BF4" w14:textId="77777777" w:rsidR="002F5A40" w:rsidRPr="004C4796" w:rsidRDefault="002F5A40" w:rsidP="00241ACD">
                      <w:pPr>
                        <w:pStyle w:val="RSCF02FootnotestoTitleAuthors"/>
                      </w:pPr>
                      <w:r w:rsidRPr="004C4796">
                        <w:t xml:space="preserve">† Footnotes relating to the title and/or authors should appear here. </w:t>
                      </w:r>
                    </w:p>
                    <w:p w14:paraId="2EBA6308" w14:textId="77777777" w:rsidR="002F5A40" w:rsidRPr="004C4796" w:rsidRDefault="002F5A40" w:rsidP="00241ACD">
                      <w:pPr>
                        <w:pStyle w:val="RSCF02FootnotestoTitleAuthors"/>
                      </w:pPr>
                      <w:r w:rsidRPr="004C4796">
                        <w:t>Electronic Supplementary Information (ESI) available: [details of any supplementary information available should be included here]. See DOI: 10.1039/x0xx00000x</w:t>
                      </w:r>
                    </w:p>
                  </w:txbxContent>
                </v:textbox>
                <w10:wrap type="topAndBottom" anchory="margin"/>
                <w10:anchorlock/>
              </v:shape>
            </w:pict>
          </mc:Fallback>
        </mc:AlternateContent>
      </w:r>
      <w:r w:rsidR="00F62C8B" w:rsidRPr="004C4796">
        <w:rPr>
          <w:noProof w:val="0"/>
        </w:rPr>
        <w:t>Received 00th January 20</w:t>
      </w:r>
      <w:r w:rsidR="00300D68" w:rsidRPr="004C4796">
        <w:rPr>
          <w:noProof w:val="0"/>
        </w:rPr>
        <w:t>18</w:t>
      </w:r>
      <w:r w:rsidR="00F62C8B" w:rsidRPr="004C4796">
        <w:rPr>
          <w:noProof w:val="0"/>
        </w:rPr>
        <w:t>,</w:t>
      </w:r>
    </w:p>
    <w:p w14:paraId="6ED2FB77" w14:textId="049067BA" w:rsidR="00F62C8B" w:rsidRPr="004C4796" w:rsidRDefault="00F62C8B" w:rsidP="004C531E">
      <w:pPr>
        <w:pStyle w:val="RSCM01ReceivedAccepted"/>
        <w:rPr>
          <w:noProof w:val="0"/>
        </w:rPr>
      </w:pPr>
      <w:r w:rsidRPr="004C4796">
        <w:rPr>
          <w:noProof w:val="0"/>
        </w:rPr>
        <w:t>Accepted 00th January 20</w:t>
      </w:r>
      <w:r w:rsidR="00300D68" w:rsidRPr="004C4796">
        <w:rPr>
          <w:noProof w:val="0"/>
        </w:rPr>
        <w:t>18</w:t>
      </w:r>
    </w:p>
    <w:p w14:paraId="2F05EC15" w14:textId="77777777" w:rsidR="00F62C8B" w:rsidRPr="004C4796" w:rsidRDefault="00F62C8B" w:rsidP="004C531E">
      <w:pPr>
        <w:pStyle w:val="RSCM02DOI"/>
      </w:pPr>
      <w:r w:rsidRPr="004C4796">
        <w:t>DOI: 10.1039/x0xx00000x</w:t>
      </w:r>
    </w:p>
    <w:p w14:paraId="113EB22E" w14:textId="36EFA893" w:rsidR="00A9649E" w:rsidRPr="004C4796" w:rsidRDefault="00A9649E" w:rsidP="004C531E">
      <w:pPr>
        <w:pStyle w:val="RSCM03Website"/>
      </w:pPr>
      <w:r w:rsidRPr="004C4796">
        <w:t>www.rsc.org/</w:t>
      </w:r>
      <w:r w:rsidR="00676BCA" w:rsidRPr="004C4796">
        <w:t>chemical-science</w:t>
      </w:r>
    </w:p>
    <w:p w14:paraId="2D464C4E" w14:textId="474F2C9F" w:rsidR="004414A5" w:rsidRPr="004C4796" w:rsidRDefault="00F62C8B" w:rsidP="00C32EDF">
      <w:pPr>
        <w:pStyle w:val="RSCH01PaperTitle"/>
      </w:pPr>
      <w:r w:rsidRPr="004C4796">
        <w:br w:type="column"/>
      </w:r>
      <w:commentRangeStart w:id="0"/>
      <w:r w:rsidR="008E0F8A" w:rsidRPr="004C4796">
        <w:t>Synthesis and properties of</w:t>
      </w:r>
      <w:ins w:id="1" w:author="Author">
        <w:r w:rsidR="009F7B70" w:rsidRPr="004C4796">
          <w:t xml:space="preserve"> novel</w:t>
        </w:r>
      </w:ins>
      <w:r w:rsidR="008E0F8A" w:rsidRPr="004C4796">
        <w:t xml:space="preserve"> acetamidinium salts</w:t>
      </w:r>
      <w:r w:rsidR="004414A5" w:rsidRPr="004C4796">
        <w:t xml:space="preserve"> </w:t>
      </w:r>
      <w:commentRangeEnd w:id="0"/>
      <w:r w:rsidR="009F7B70" w:rsidRPr="004C4796">
        <w:rPr>
          <w:rStyle w:val="CommentReference"/>
          <w:rFonts w:cstheme="minorBidi"/>
          <w:b w:val="0"/>
        </w:rPr>
        <w:commentReference w:id="0"/>
      </w:r>
    </w:p>
    <w:p w14:paraId="7CEA0BA6" w14:textId="462E2D2F" w:rsidR="008125A0" w:rsidRPr="004C4796" w:rsidRDefault="0069719D" w:rsidP="008125A0">
      <w:pPr>
        <w:pStyle w:val="RSCB01ARTAbstract"/>
        <w:rPr>
          <w:rFonts w:cs="Times New Roman"/>
          <w:noProof w:val="0"/>
          <w:sz w:val="20"/>
          <w:vertAlign w:val="superscript"/>
        </w:rPr>
      </w:pPr>
      <w:r w:rsidRPr="004C4796">
        <w:rPr>
          <w:rFonts w:cs="Times New Roman"/>
          <w:noProof w:val="0"/>
          <w:sz w:val="20"/>
        </w:rPr>
        <w:t>Zden</w:t>
      </w:r>
      <w:r w:rsidRPr="004C4796">
        <w:rPr>
          <w:rFonts w:cstheme="minorHAnsi"/>
          <w:noProof w:val="0"/>
          <w:sz w:val="20"/>
        </w:rPr>
        <w:t>ě</w:t>
      </w:r>
      <w:r w:rsidR="001A481E" w:rsidRPr="004C4796">
        <w:rPr>
          <w:rFonts w:cs="Times New Roman"/>
          <w:noProof w:val="0"/>
          <w:sz w:val="20"/>
        </w:rPr>
        <w:t>k Jalov</w:t>
      </w:r>
      <w:r w:rsidR="001A481E" w:rsidRPr="004C4796">
        <w:rPr>
          <w:rFonts w:cstheme="minorHAnsi"/>
          <w:noProof w:val="0"/>
          <w:sz w:val="20"/>
        </w:rPr>
        <w:t>ý</w:t>
      </w:r>
      <w:r w:rsidR="008125A0" w:rsidRPr="004C4796">
        <w:rPr>
          <w:rFonts w:cs="Times New Roman"/>
          <w:noProof w:val="0"/>
          <w:sz w:val="20"/>
        </w:rPr>
        <w:t>,*</w:t>
      </w:r>
      <w:r w:rsidR="008125A0" w:rsidRPr="004C4796">
        <w:rPr>
          <w:rFonts w:cs="Times New Roman"/>
          <w:noProof w:val="0"/>
          <w:sz w:val="20"/>
          <w:vertAlign w:val="superscript"/>
        </w:rPr>
        <w:t>a</w:t>
      </w:r>
      <w:r w:rsidR="008125A0" w:rsidRPr="004C4796">
        <w:rPr>
          <w:rFonts w:cs="Times New Roman"/>
          <w:noProof w:val="0"/>
          <w:sz w:val="20"/>
        </w:rPr>
        <w:t xml:space="preserve"> </w:t>
      </w:r>
      <w:r w:rsidR="001A481E" w:rsidRPr="004C4796">
        <w:rPr>
          <w:rFonts w:cs="Times New Roman"/>
          <w:noProof w:val="0"/>
          <w:sz w:val="20"/>
        </w:rPr>
        <w:t>Robert Maty</w:t>
      </w:r>
      <w:r w:rsidR="001A481E" w:rsidRPr="004C4796">
        <w:rPr>
          <w:rFonts w:cstheme="minorHAnsi"/>
          <w:noProof w:val="0"/>
          <w:sz w:val="20"/>
        </w:rPr>
        <w:t>áš,</w:t>
      </w:r>
      <w:r w:rsidR="001A481E" w:rsidRPr="004C4796">
        <w:rPr>
          <w:rFonts w:cstheme="minorHAnsi"/>
          <w:noProof w:val="0"/>
          <w:sz w:val="20"/>
          <w:vertAlign w:val="superscript"/>
        </w:rPr>
        <w:t>a</w:t>
      </w:r>
      <w:r w:rsidR="001A481E" w:rsidRPr="004C4796">
        <w:rPr>
          <w:rFonts w:cstheme="minorHAnsi"/>
          <w:noProof w:val="0"/>
          <w:sz w:val="20"/>
        </w:rPr>
        <w:t xml:space="preserve"> Jan Ottis,</w:t>
      </w:r>
      <w:r w:rsidR="001A481E" w:rsidRPr="004C4796">
        <w:rPr>
          <w:rFonts w:cs="Times New Roman"/>
          <w:noProof w:val="0"/>
          <w:sz w:val="20"/>
          <w:vertAlign w:val="superscript"/>
        </w:rPr>
        <w:t>a</w:t>
      </w:r>
      <w:r w:rsidR="008125A0" w:rsidRPr="004C4796">
        <w:rPr>
          <w:rFonts w:cs="Times New Roman"/>
          <w:noProof w:val="0"/>
          <w:sz w:val="20"/>
        </w:rPr>
        <w:t xml:space="preserve"> </w:t>
      </w:r>
      <w:r w:rsidR="001A481E" w:rsidRPr="004C4796">
        <w:rPr>
          <w:rFonts w:cs="Times New Roman"/>
          <w:noProof w:val="0"/>
          <w:sz w:val="20"/>
        </w:rPr>
        <w:t>Ale</w:t>
      </w:r>
      <w:r w:rsidR="001A481E" w:rsidRPr="004C4796">
        <w:rPr>
          <w:rFonts w:cstheme="minorHAnsi"/>
          <w:noProof w:val="0"/>
          <w:sz w:val="20"/>
        </w:rPr>
        <w:t>š</w:t>
      </w:r>
      <w:r w:rsidR="001A481E" w:rsidRPr="004C4796">
        <w:rPr>
          <w:rFonts w:cs="Times New Roman"/>
          <w:noProof w:val="0"/>
          <w:sz w:val="20"/>
        </w:rPr>
        <w:t xml:space="preserve"> R</w:t>
      </w:r>
      <w:r w:rsidR="001A481E" w:rsidRPr="004C4796">
        <w:rPr>
          <w:rFonts w:cstheme="minorHAnsi"/>
          <w:noProof w:val="0"/>
          <w:sz w:val="20"/>
        </w:rPr>
        <w:t>ůž</w:t>
      </w:r>
      <w:r w:rsidR="001A481E" w:rsidRPr="004C4796">
        <w:rPr>
          <w:rFonts w:cs="Times New Roman"/>
          <w:noProof w:val="0"/>
          <w:sz w:val="20"/>
        </w:rPr>
        <w:t>i</w:t>
      </w:r>
      <w:r w:rsidR="001A481E" w:rsidRPr="004C4796">
        <w:rPr>
          <w:rFonts w:cstheme="minorHAnsi"/>
          <w:noProof w:val="0"/>
          <w:sz w:val="20"/>
        </w:rPr>
        <w:t>č</w:t>
      </w:r>
      <w:r w:rsidR="001A481E" w:rsidRPr="004C4796">
        <w:rPr>
          <w:rFonts w:cs="Times New Roman"/>
          <w:noProof w:val="0"/>
          <w:sz w:val="20"/>
        </w:rPr>
        <w:t>ka,</w:t>
      </w:r>
      <w:r w:rsidR="001A481E" w:rsidRPr="004C4796">
        <w:rPr>
          <w:rFonts w:cs="Times New Roman"/>
          <w:noProof w:val="0"/>
          <w:sz w:val="20"/>
          <w:vertAlign w:val="superscript"/>
        </w:rPr>
        <w:t>b</w:t>
      </w:r>
      <w:r w:rsidR="001A481E" w:rsidRPr="004C4796">
        <w:rPr>
          <w:rFonts w:cs="Times New Roman"/>
          <w:noProof w:val="0"/>
          <w:sz w:val="20"/>
        </w:rPr>
        <w:t xml:space="preserve"> Petr </w:t>
      </w:r>
      <w:r w:rsidR="001A481E" w:rsidRPr="004C4796">
        <w:rPr>
          <w:rFonts w:cstheme="minorHAnsi"/>
          <w:noProof w:val="0"/>
          <w:sz w:val="20"/>
        </w:rPr>
        <w:t>Š</w:t>
      </w:r>
      <w:r w:rsidR="001A481E" w:rsidRPr="004C4796">
        <w:rPr>
          <w:rFonts w:cs="Times New Roman"/>
          <w:noProof w:val="0"/>
          <w:sz w:val="20"/>
        </w:rPr>
        <w:t>im</w:t>
      </w:r>
      <w:r w:rsidR="001A481E" w:rsidRPr="004C4796">
        <w:rPr>
          <w:rFonts w:cstheme="minorHAnsi"/>
          <w:noProof w:val="0"/>
          <w:sz w:val="20"/>
        </w:rPr>
        <w:t>ů</w:t>
      </w:r>
      <w:r w:rsidR="001A481E" w:rsidRPr="004C4796">
        <w:rPr>
          <w:rFonts w:cs="Times New Roman"/>
          <w:noProof w:val="0"/>
          <w:sz w:val="20"/>
        </w:rPr>
        <w:t>nek,</w:t>
      </w:r>
      <w:r w:rsidR="001A481E" w:rsidRPr="004C4796">
        <w:rPr>
          <w:rFonts w:cs="Times New Roman"/>
          <w:noProof w:val="0"/>
          <w:sz w:val="20"/>
          <w:vertAlign w:val="superscript"/>
        </w:rPr>
        <w:t>c</w:t>
      </w:r>
      <w:r w:rsidR="001A481E" w:rsidRPr="004C4796">
        <w:rPr>
          <w:rFonts w:cs="Times New Roman"/>
          <w:noProof w:val="0"/>
          <w:sz w:val="20"/>
        </w:rPr>
        <w:t xml:space="preserve"> </w:t>
      </w:r>
      <w:r w:rsidR="008125A0" w:rsidRPr="004C4796">
        <w:rPr>
          <w:rFonts w:cs="Times New Roman"/>
          <w:noProof w:val="0"/>
          <w:sz w:val="20"/>
        </w:rPr>
        <w:t xml:space="preserve">and </w:t>
      </w:r>
      <w:r w:rsidR="001A481E" w:rsidRPr="004C4796">
        <w:rPr>
          <w:rFonts w:cs="Times New Roman"/>
          <w:noProof w:val="0"/>
          <w:sz w:val="20"/>
        </w:rPr>
        <w:t>Miroslav Pol</w:t>
      </w:r>
      <w:r w:rsidR="001A481E" w:rsidRPr="004C4796">
        <w:rPr>
          <w:rFonts w:cstheme="minorHAnsi"/>
          <w:noProof w:val="0"/>
          <w:sz w:val="20"/>
        </w:rPr>
        <w:t>áš</w:t>
      </w:r>
      <w:r w:rsidR="001A481E" w:rsidRPr="004C4796">
        <w:rPr>
          <w:rFonts w:cs="Times New Roman"/>
          <w:noProof w:val="0"/>
          <w:sz w:val="20"/>
        </w:rPr>
        <w:t>ek</w:t>
      </w:r>
      <w:r w:rsidR="008125A0" w:rsidRPr="004C4796">
        <w:rPr>
          <w:rFonts w:cs="Times New Roman"/>
          <w:noProof w:val="0"/>
          <w:sz w:val="20"/>
          <w:vertAlign w:val="superscript"/>
        </w:rPr>
        <w:t xml:space="preserve"> </w:t>
      </w:r>
      <w:r w:rsidR="001A481E" w:rsidRPr="004C4796">
        <w:rPr>
          <w:rFonts w:cs="Times New Roman"/>
          <w:noProof w:val="0"/>
          <w:sz w:val="20"/>
          <w:vertAlign w:val="superscript"/>
        </w:rPr>
        <w:t>d</w:t>
      </w:r>
    </w:p>
    <w:p w14:paraId="39CDCBCD" w14:textId="0AC5D780" w:rsidR="00FA2DA2" w:rsidRPr="004C4796" w:rsidRDefault="008E0F8A" w:rsidP="008E0F8A">
      <w:pPr>
        <w:pStyle w:val="RSCB01ARTAbstract"/>
        <w:rPr>
          <w:noProof w:val="0"/>
        </w:rPr>
        <w:sectPr w:rsidR="00FA2DA2" w:rsidRPr="004C4796" w:rsidSect="00514CBA">
          <w:headerReference w:type="even" r:id="rId11"/>
          <w:headerReference w:type="default" r:id="rId12"/>
          <w:footerReference w:type="even" r:id="rId13"/>
          <w:footerReference w:type="default" r:id="rId14"/>
          <w:headerReference w:type="first" r:id="rId15"/>
          <w:footerReference w:type="first" r:id="rId16"/>
          <w:pgSz w:w="11907" w:h="16840" w:code="9"/>
          <w:pgMar w:top="1009" w:right="851" w:bottom="1758" w:left="851" w:header="851" w:footer="1049" w:gutter="0"/>
          <w:cols w:num="2" w:space="227" w:equalWidth="0">
            <w:col w:w="1985" w:space="227"/>
            <w:col w:w="7993"/>
          </w:cols>
          <w:titlePg/>
          <w:docGrid w:linePitch="360"/>
        </w:sectPr>
      </w:pPr>
      <w:bookmarkStart w:id="2" w:name="_Hlk529803105"/>
      <w:commentRangeStart w:id="3"/>
      <w:r w:rsidRPr="004C4796">
        <w:rPr>
          <w:noProof w:val="0"/>
        </w:rPr>
        <w:t xml:space="preserve">Acetamidines are starting materials </w:t>
      </w:r>
      <w:del w:id="4" w:author="Author">
        <w:r w:rsidRPr="004C4796" w:rsidDel="00EE0B00">
          <w:rPr>
            <w:noProof w:val="0"/>
          </w:rPr>
          <w:delText>for</w:delText>
        </w:r>
      </w:del>
      <w:ins w:id="5" w:author="Author">
        <w:r w:rsidR="00EE0B00" w:rsidRPr="004C4796">
          <w:rPr>
            <w:noProof w:val="0"/>
          </w:rPr>
          <w:t>in the</w:t>
        </w:r>
      </w:ins>
      <w:r w:rsidRPr="004C4796">
        <w:rPr>
          <w:noProof w:val="0"/>
        </w:rPr>
        <w:t xml:space="preserve"> </w:t>
      </w:r>
      <w:ins w:id="6" w:author="Author">
        <w:r w:rsidR="005D120D" w:rsidRPr="004C4796">
          <w:rPr>
            <w:noProof w:val="0"/>
          </w:rPr>
          <w:t>synthesis of</w:t>
        </w:r>
      </w:ins>
      <w:del w:id="7" w:author="Author">
        <w:r w:rsidRPr="004C4796" w:rsidDel="005D120D">
          <w:rPr>
            <w:noProof w:val="0"/>
          </w:rPr>
          <w:delText>synthesizing</w:delText>
        </w:r>
      </w:del>
      <w:r w:rsidRPr="004C4796">
        <w:rPr>
          <w:noProof w:val="0"/>
        </w:rPr>
        <w:t xml:space="preserve"> many chemical</w:t>
      </w:r>
      <w:ins w:id="8" w:author="Author">
        <w:r w:rsidR="00EE0B00" w:rsidRPr="004C4796">
          <w:rPr>
            <w:noProof w:val="0"/>
          </w:rPr>
          <w:t xml:space="preserve">s, </w:t>
        </w:r>
        <w:commentRangeEnd w:id="3"/>
        <w:r w:rsidR="00EE0B00" w:rsidRPr="004C4796">
          <w:rPr>
            <w:rStyle w:val="CommentReference"/>
            <w:noProof w:val="0"/>
            <w:lang w:eastAsia="en-US"/>
          </w:rPr>
          <w:commentReference w:id="3"/>
        </w:r>
        <w:r w:rsidR="00EE0B00" w:rsidRPr="004C4796">
          <w:rPr>
            <w:noProof w:val="0"/>
          </w:rPr>
          <w:t>some of which go on to be</w:t>
        </w:r>
      </w:ins>
      <w:del w:id="9" w:author="Author">
        <w:r w:rsidRPr="004C4796" w:rsidDel="00EE0B00">
          <w:rPr>
            <w:noProof w:val="0"/>
          </w:rPr>
          <w:delText xml:space="preserve"> substances</w:delText>
        </w:r>
        <w:r w:rsidRPr="004C4796" w:rsidDel="005D120D">
          <w:rPr>
            <w:noProof w:val="0"/>
          </w:rPr>
          <w:delText>, such as</w:delText>
        </w:r>
        <w:r w:rsidRPr="004C4796" w:rsidDel="00EE0B00">
          <w:rPr>
            <w:noProof w:val="0"/>
          </w:rPr>
          <w:delText xml:space="preserve"> imidazoles, pyrimidines</w:delText>
        </w:r>
        <w:r w:rsidRPr="004C4796" w:rsidDel="005D120D">
          <w:rPr>
            <w:noProof w:val="0"/>
          </w:rPr>
          <w:delText xml:space="preserve"> </w:delText>
        </w:r>
        <w:r w:rsidRPr="004C4796" w:rsidDel="00EE0B00">
          <w:rPr>
            <w:noProof w:val="0"/>
          </w:rPr>
          <w:delText xml:space="preserve">and triazines, which are </w:delText>
        </w:r>
        <w:r w:rsidRPr="004C4796" w:rsidDel="005D120D">
          <w:rPr>
            <w:noProof w:val="0"/>
          </w:rPr>
          <w:delText>further</w:delText>
        </w:r>
      </w:del>
      <w:r w:rsidRPr="004C4796">
        <w:rPr>
          <w:noProof w:val="0"/>
        </w:rPr>
        <w:t xml:space="preserve"> used for</w:t>
      </w:r>
      <w:ins w:id="10" w:author="Author">
        <w:r w:rsidR="005D120D" w:rsidRPr="004C4796">
          <w:rPr>
            <w:noProof w:val="0"/>
          </w:rPr>
          <w:t xml:space="preserve"> synthesis of</w:t>
        </w:r>
      </w:ins>
      <w:r w:rsidRPr="004C4796">
        <w:rPr>
          <w:noProof w:val="0"/>
        </w:rPr>
        <w:t xml:space="preserve"> biochemically active compounds </w:t>
      </w:r>
      <w:ins w:id="11" w:author="Author">
        <w:r w:rsidR="005D120D" w:rsidRPr="004C4796">
          <w:rPr>
            <w:noProof w:val="0"/>
          </w:rPr>
          <w:t>and</w:t>
        </w:r>
      </w:ins>
      <w:del w:id="12" w:author="Author">
        <w:r w:rsidRPr="004C4796" w:rsidDel="005D120D">
          <w:rPr>
            <w:noProof w:val="0"/>
          </w:rPr>
          <w:delText>as well as</w:delText>
        </w:r>
      </w:del>
      <w:r w:rsidRPr="004C4796">
        <w:rPr>
          <w:noProof w:val="0"/>
        </w:rPr>
        <w:t xml:space="preserve"> energetic materials.</w:t>
      </w:r>
      <w:ins w:id="13" w:author="Author">
        <w:r w:rsidR="00DA2FBA" w:rsidRPr="004C4796">
          <w:rPr>
            <w:noProof w:val="0"/>
          </w:rPr>
          <w:t xml:space="preserve"> Acetamidinium chloride, which is hygroscopic, is currently</w:t>
        </w:r>
        <w:r w:rsidR="00FE0B58" w:rsidRPr="004C4796">
          <w:rPr>
            <w:noProof w:val="0"/>
          </w:rPr>
          <w:t xml:space="preserve"> one of the</w:t>
        </w:r>
        <w:r w:rsidR="00DA2FBA" w:rsidRPr="004C4796">
          <w:rPr>
            <w:noProof w:val="0"/>
          </w:rPr>
          <w:t xml:space="preserve"> only commercially available acetamidinium salt</w:t>
        </w:r>
        <w:r w:rsidR="00FE0B58" w:rsidRPr="004C4796">
          <w:rPr>
            <w:noProof w:val="0"/>
          </w:rPr>
          <w:t>s</w:t>
        </w:r>
        <w:r w:rsidR="00DA2FBA" w:rsidRPr="004C4796">
          <w:rPr>
            <w:noProof w:val="0"/>
          </w:rPr>
          <w:t>.</w:t>
        </w:r>
      </w:ins>
      <w:r w:rsidRPr="004C4796">
        <w:rPr>
          <w:noProof w:val="0"/>
        </w:rPr>
        <w:t xml:space="preserve"> The aim of this study </w:t>
      </w:r>
      <w:del w:id="14" w:author="Author">
        <w:r w:rsidRPr="004C4796" w:rsidDel="00F76C9D">
          <w:rPr>
            <w:noProof w:val="0"/>
          </w:rPr>
          <w:delText>wa</w:delText>
        </w:r>
        <w:r w:rsidRPr="004C4796" w:rsidDel="00FE0B58">
          <w:rPr>
            <w:noProof w:val="0"/>
          </w:rPr>
          <w:delText>s</w:delText>
        </w:r>
      </w:del>
      <w:ins w:id="15" w:author="Author">
        <w:r w:rsidR="00FE0B58" w:rsidRPr="004C4796">
          <w:rPr>
            <w:noProof w:val="0"/>
          </w:rPr>
          <w:t>was</w:t>
        </w:r>
      </w:ins>
      <w:r w:rsidRPr="004C4796">
        <w:rPr>
          <w:noProof w:val="0"/>
        </w:rPr>
        <w:t xml:space="preserve"> to synthesi</w:t>
      </w:r>
      <w:r w:rsidR="007C0900" w:rsidRPr="004C4796">
        <w:rPr>
          <w:noProof w:val="0"/>
        </w:rPr>
        <w:t>z</w:t>
      </w:r>
      <w:r w:rsidRPr="004C4796">
        <w:rPr>
          <w:noProof w:val="0"/>
        </w:rPr>
        <w:t xml:space="preserve">e </w:t>
      </w:r>
      <w:del w:id="16" w:author="Author">
        <w:r w:rsidRPr="004C4796" w:rsidDel="00404D93">
          <w:rPr>
            <w:noProof w:val="0"/>
          </w:rPr>
          <w:delText>and characteri</w:delText>
        </w:r>
        <w:r w:rsidR="007C0900" w:rsidRPr="004C4796" w:rsidDel="00404D93">
          <w:rPr>
            <w:noProof w:val="0"/>
          </w:rPr>
          <w:delText>z</w:delText>
        </w:r>
        <w:r w:rsidRPr="004C4796" w:rsidDel="00404D93">
          <w:rPr>
            <w:noProof w:val="0"/>
          </w:rPr>
          <w:delText xml:space="preserve">e </w:delText>
        </w:r>
      </w:del>
      <w:r w:rsidRPr="004C4796">
        <w:rPr>
          <w:noProof w:val="0"/>
        </w:rPr>
        <w:t>a range of acetamidinium salts</w:t>
      </w:r>
      <w:ins w:id="17" w:author="Author">
        <w:r w:rsidR="00404D93" w:rsidRPr="004C4796">
          <w:rPr>
            <w:noProof w:val="0"/>
          </w:rPr>
          <w:t xml:space="preserve"> that will</w:t>
        </w:r>
      </w:ins>
      <w:del w:id="18" w:author="Author">
        <w:r w:rsidRPr="004C4796" w:rsidDel="00404D93">
          <w:rPr>
            <w:noProof w:val="0"/>
          </w:rPr>
          <w:delText xml:space="preserve"> </w:delText>
        </w:r>
        <w:r w:rsidRPr="004C4796" w:rsidDel="005D120D">
          <w:rPr>
            <w:noProof w:val="0"/>
          </w:rPr>
          <w:delText xml:space="preserve">in order </w:delText>
        </w:r>
        <w:r w:rsidRPr="004C4796" w:rsidDel="00404D93">
          <w:rPr>
            <w:noProof w:val="0"/>
          </w:rPr>
          <w:delText>to</w:delText>
        </w:r>
      </w:del>
      <w:ins w:id="19" w:author="Author">
        <w:r w:rsidR="00404D93" w:rsidRPr="004C4796">
          <w:rPr>
            <w:noProof w:val="0"/>
          </w:rPr>
          <w:t xml:space="preserve"> allow</w:t>
        </w:r>
      </w:ins>
      <w:del w:id="20" w:author="Author">
        <w:r w:rsidRPr="004C4796" w:rsidDel="00404D93">
          <w:rPr>
            <w:noProof w:val="0"/>
          </w:rPr>
          <w:delText xml:space="preserve"> </w:delText>
        </w:r>
        <w:r w:rsidRPr="004C4796" w:rsidDel="00DA2FBA">
          <w:rPr>
            <w:noProof w:val="0"/>
          </w:rPr>
          <w:delText>overcome</w:delText>
        </w:r>
      </w:del>
      <w:r w:rsidRPr="004C4796">
        <w:rPr>
          <w:noProof w:val="0"/>
        </w:rPr>
        <w:t xml:space="preserve"> the inconvenience </w:t>
      </w:r>
      <w:del w:id="21" w:author="Author">
        <w:r w:rsidRPr="004C4796" w:rsidDel="00DA2FBA">
          <w:rPr>
            <w:noProof w:val="0"/>
          </w:rPr>
          <w:delText>connected</w:delText>
        </w:r>
      </w:del>
      <w:ins w:id="22" w:author="Author">
        <w:r w:rsidR="00DA2FBA" w:rsidRPr="004C4796">
          <w:rPr>
            <w:noProof w:val="0"/>
          </w:rPr>
          <w:t>associated</w:t>
        </w:r>
      </w:ins>
      <w:r w:rsidRPr="004C4796">
        <w:rPr>
          <w:noProof w:val="0"/>
        </w:rPr>
        <w:t xml:space="preserve"> with</w:t>
      </w:r>
      <w:ins w:id="23" w:author="Author">
        <w:r w:rsidR="00DA2FBA" w:rsidRPr="004C4796">
          <w:rPr>
            <w:noProof w:val="0"/>
          </w:rPr>
          <w:t xml:space="preserve"> acetamidinium chloride</w:t>
        </w:r>
        <w:r w:rsidR="00404D93" w:rsidRPr="004C4796">
          <w:rPr>
            <w:noProof w:val="0"/>
          </w:rPr>
          <w:t xml:space="preserve"> to be avoided</w:t>
        </w:r>
      </w:ins>
      <w:del w:id="24" w:author="Author">
        <w:r w:rsidRPr="004C4796" w:rsidDel="00DA2FBA">
          <w:rPr>
            <w:noProof w:val="0"/>
          </w:rPr>
          <w:delText xml:space="preserve"> acetamidinium chloride, which is the only commercially available acetamidinium salt</w:delText>
        </w:r>
      </w:del>
      <w:r w:rsidRPr="004C4796">
        <w:rPr>
          <w:noProof w:val="0"/>
        </w:rPr>
        <w:t xml:space="preserve">. </w:t>
      </w:r>
      <w:del w:id="25" w:author="Author">
        <w:r w:rsidRPr="004C4796" w:rsidDel="00F76C9D">
          <w:rPr>
            <w:noProof w:val="0"/>
          </w:rPr>
          <w:delText xml:space="preserve">Acetamidinium salts were </w:delText>
        </w:r>
        <w:r w:rsidR="007C0900" w:rsidRPr="004C4796" w:rsidDel="00C5772E">
          <w:rPr>
            <w:noProof w:val="0"/>
          </w:rPr>
          <w:delText>synthesize</w:delText>
        </w:r>
      </w:del>
      <w:ins w:id="26" w:author="Author">
        <w:r w:rsidR="00404D93" w:rsidRPr="004C4796">
          <w:rPr>
            <w:noProof w:val="0"/>
          </w:rPr>
          <w:t xml:space="preserve">The </w:t>
        </w:r>
        <w:r w:rsidR="00F76C9D" w:rsidRPr="004C4796">
          <w:rPr>
            <w:noProof w:val="0"/>
          </w:rPr>
          <w:t>acetamidinium salts</w:t>
        </w:r>
        <w:r w:rsidR="00404D93" w:rsidRPr="004C4796">
          <w:rPr>
            <w:noProof w:val="0"/>
          </w:rPr>
          <w:t xml:space="preserve"> were characterized</w:t>
        </w:r>
      </w:ins>
      <w:del w:id="27" w:author="Author">
        <w:r w:rsidR="007C0900" w:rsidRPr="004C4796" w:rsidDel="00F76C9D">
          <w:rPr>
            <w:noProof w:val="0"/>
          </w:rPr>
          <w:delText>d</w:delText>
        </w:r>
      </w:del>
      <w:r w:rsidRPr="004C4796">
        <w:rPr>
          <w:noProof w:val="0"/>
        </w:rPr>
        <w:t xml:space="preserve"> </w:t>
      </w:r>
      <w:del w:id="28" w:author="Author">
        <w:r w:rsidRPr="004C4796" w:rsidDel="00404D93">
          <w:rPr>
            <w:noProof w:val="0"/>
          </w:rPr>
          <w:delText xml:space="preserve">and </w:delText>
        </w:r>
        <w:r w:rsidR="007C0900" w:rsidRPr="004C4796" w:rsidDel="00404D93">
          <w:rPr>
            <w:noProof w:val="0"/>
          </w:rPr>
          <w:delText>characterize</w:delText>
        </w:r>
        <w:r w:rsidR="007C0900" w:rsidRPr="004C4796" w:rsidDel="00F76C9D">
          <w:rPr>
            <w:noProof w:val="0"/>
          </w:rPr>
          <w:delText>d</w:delText>
        </w:r>
        <w:r w:rsidRPr="004C4796" w:rsidDel="00F76C9D">
          <w:rPr>
            <w:noProof w:val="0"/>
          </w:rPr>
          <w:delText xml:space="preserve"> </w:delText>
        </w:r>
        <w:r w:rsidRPr="004C4796" w:rsidDel="00404D93">
          <w:rPr>
            <w:noProof w:val="0"/>
          </w:rPr>
          <w:delText>by</w:delText>
        </w:r>
      </w:del>
      <w:ins w:id="29" w:author="Author">
        <w:r w:rsidR="00404D93" w:rsidRPr="004C4796">
          <w:rPr>
            <w:noProof w:val="0"/>
          </w:rPr>
          <w:t>with</w:t>
        </w:r>
      </w:ins>
      <w:r w:rsidRPr="004C4796">
        <w:rPr>
          <w:noProof w:val="0"/>
        </w:rPr>
        <w:t xml:space="preserve"> </w:t>
      </w:r>
      <w:commentRangeStart w:id="30"/>
      <w:r w:rsidRPr="004C4796">
        <w:rPr>
          <w:noProof w:val="0"/>
        </w:rPr>
        <w:t>elemental analysis, mass spectrometry</w:t>
      </w:r>
      <w:commentRangeEnd w:id="30"/>
      <w:r w:rsidR="00CE0248" w:rsidRPr="004C4796">
        <w:rPr>
          <w:rStyle w:val="CommentReference"/>
          <w:noProof w:val="0"/>
          <w:lang w:eastAsia="en-US"/>
        </w:rPr>
        <w:commentReference w:id="30"/>
      </w:r>
      <w:r w:rsidRPr="004C4796">
        <w:rPr>
          <w:noProof w:val="0"/>
        </w:rPr>
        <w:t>, NMR and</w:t>
      </w:r>
      <w:ins w:id="31" w:author="Author">
        <w:r w:rsidR="009F7B70" w:rsidRPr="004C4796">
          <w:rPr>
            <w:noProof w:val="0"/>
          </w:rPr>
          <w:t>,</w:t>
        </w:r>
      </w:ins>
      <w:r w:rsidRPr="004C4796">
        <w:rPr>
          <w:noProof w:val="0"/>
        </w:rPr>
        <w:t xml:space="preserve"> </w:t>
      </w:r>
      <w:del w:id="32" w:author="Author">
        <w:r w:rsidRPr="004C4796" w:rsidDel="009F7B70">
          <w:rPr>
            <w:noProof w:val="0"/>
          </w:rPr>
          <w:delText xml:space="preserve">- </w:delText>
        </w:r>
      </w:del>
      <w:r w:rsidRPr="004C4796">
        <w:rPr>
          <w:noProof w:val="0"/>
        </w:rPr>
        <w:t>in the case of energetic salts</w:t>
      </w:r>
      <w:ins w:id="33" w:author="Author">
        <w:r w:rsidR="009F7B70" w:rsidRPr="004C4796">
          <w:rPr>
            <w:noProof w:val="0"/>
          </w:rPr>
          <w:t>,</w:t>
        </w:r>
      </w:ins>
      <w:del w:id="34" w:author="Author">
        <w:r w:rsidRPr="004C4796" w:rsidDel="009F7B70">
          <w:rPr>
            <w:noProof w:val="0"/>
          </w:rPr>
          <w:delText xml:space="preserve"> -</w:delText>
        </w:r>
      </w:del>
      <w:r w:rsidRPr="004C4796">
        <w:rPr>
          <w:noProof w:val="0"/>
        </w:rPr>
        <w:t xml:space="preserve"> </w:t>
      </w:r>
      <w:ins w:id="35" w:author="Author">
        <w:r w:rsidR="003702EA" w:rsidRPr="004C4796">
          <w:rPr>
            <w:noProof w:val="0"/>
          </w:rPr>
          <w:t>differential thermal analysis</w:t>
        </w:r>
      </w:ins>
      <w:del w:id="36" w:author="Author">
        <w:r w:rsidRPr="004C4796" w:rsidDel="00D70E05">
          <w:rPr>
            <w:noProof w:val="0"/>
          </w:rPr>
          <w:delText>DTA</w:delText>
        </w:r>
      </w:del>
      <w:r w:rsidRPr="004C4796">
        <w:rPr>
          <w:noProof w:val="0"/>
        </w:rPr>
        <w:t xml:space="preserve">. The structures of </w:t>
      </w:r>
      <w:ins w:id="37" w:author="Author">
        <w:r w:rsidR="00507D86" w:rsidRPr="004C4796">
          <w:rPr>
            <w:noProof w:val="0"/>
          </w:rPr>
          <w:t xml:space="preserve">several </w:t>
        </w:r>
      </w:ins>
      <w:r w:rsidRPr="004C4796">
        <w:rPr>
          <w:noProof w:val="0"/>
        </w:rPr>
        <w:t xml:space="preserve">previously unknown acetamidinium salts </w:t>
      </w:r>
      <w:ins w:id="38" w:author="Author">
        <w:r w:rsidR="003702EA" w:rsidRPr="004C4796">
          <w:rPr>
            <w:noProof w:val="0"/>
          </w:rPr>
          <w:t>wer</w:t>
        </w:r>
        <w:r w:rsidR="00F76C9D" w:rsidRPr="004C4796">
          <w:rPr>
            <w:noProof w:val="0"/>
          </w:rPr>
          <w:t>e</w:t>
        </w:r>
      </w:ins>
      <w:del w:id="39" w:author="Author">
        <w:r w:rsidRPr="004C4796" w:rsidDel="00F76C9D">
          <w:rPr>
            <w:noProof w:val="0"/>
          </w:rPr>
          <w:delText>were</w:delText>
        </w:r>
      </w:del>
      <w:ins w:id="40" w:author="Author">
        <w:r w:rsidR="009F7B70" w:rsidRPr="004C4796">
          <w:rPr>
            <w:noProof w:val="0"/>
          </w:rPr>
          <w:t xml:space="preserve"> </w:t>
        </w:r>
        <w:commentRangeStart w:id="41"/>
        <w:r w:rsidR="009F7B70" w:rsidRPr="004C4796">
          <w:rPr>
            <w:noProof w:val="0"/>
          </w:rPr>
          <w:t>determined</w:t>
        </w:r>
        <w:commentRangeEnd w:id="41"/>
        <w:r w:rsidR="009F7B70" w:rsidRPr="004C4796">
          <w:rPr>
            <w:rStyle w:val="CommentReference"/>
            <w:noProof w:val="0"/>
            <w:lang w:eastAsia="en-US"/>
          </w:rPr>
          <w:commentReference w:id="41"/>
        </w:r>
      </w:ins>
      <w:del w:id="42" w:author="Author">
        <w:r w:rsidRPr="004C4796" w:rsidDel="009F7B70">
          <w:rPr>
            <w:noProof w:val="0"/>
          </w:rPr>
          <w:delText xml:space="preserve"> established</w:delText>
        </w:r>
      </w:del>
      <w:r w:rsidRPr="004C4796">
        <w:rPr>
          <w:noProof w:val="0"/>
        </w:rPr>
        <w:t xml:space="preserve"> by X-</w:t>
      </w:r>
      <w:del w:id="43" w:author="Author">
        <w:r w:rsidRPr="004C4796" w:rsidDel="00FE0B58">
          <w:rPr>
            <w:noProof w:val="0"/>
          </w:rPr>
          <w:delText>r</w:delText>
        </w:r>
      </w:del>
      <w:ins w:id="44" w:author="Author">
        <w:r w:rsidR="00FE0B58" w:rsidRPr="004C4796">
          <w:rPr>
            <w:noProof w:val="0"/>
          </w:rPr>
          <w:t>R</w:t>
        </w:r>
      </w:ins>
      <w:r w:rsidRPr="004C4796">
        <w:rPr>
          <w:noProof w:val="0"/>
        </w:rPr>
        <w:t>ay diffraction analysis. Hygroscopicities</w:t>
      </w:r>
      <w:ins w:id="45" w:author="Author">
        <w:r w:rsidR="005D120D" w:rsidRPr="004C4796">
          <w:rPr>
            <w:noProof w:val="0"/>
          </w:rPr>
          <w:t xml:space="preserve"> of eight</w:t>
        </w:r>
        <w:r w:rsidR="00F76C9D" w:rsidRPr="004C4796">
          <w:rPr>
            <w:noProof w:val="0"/>
          </w:rPr>
          <w:t xml:space="preserve"> of the</w:t>
        </w:r>
        <w:r w:rsidR="005D120D" w:rsidRPr="004C4796">
          <w:rPr>
            <w:noProof w:val="0"/>
          </w:rPr>
          <w:t xml:space="preserve"> acetamidinium salts </w:t>
        </w:r>
        <w:r w:rsidR="00404D93" w:rsidRPr="004C4796">
          <w:rPr>
            <w:noProof w:val="0"/>
          </w:rPr>
          <w:t>were</w:t>
        </w:r>
        <w:r w:rsidR="00DA2FBA" w:rsidRPr="004C4796">
          <w:rPr>
            <w:noProof w:val="0"/>
          </w:rPr>
          <w:t xml:space="preserve"> </w:t>
        </w:r>
        <w:r w:rsidR="00507D86" w:rsidRPr="004C4796">
          <w:rPr>
            <w:noProof w:val="0"/>
          </w:rPr>
          <w:t>m</w:t>
        </w:r>
        <w:r w:rsidR="00404D93" w:rsidRPr="004C4796">
          <w:rPr>
            <w:noProof w:val="0"/>
          </w:rPr>
          <w:t>onitored</w:t>
        </w:r>
      </w:ins>
      <w:r w:rsidRPr="004C4796">
        <w:rPr>
          <w:noProof w:val="0"/>
        </w:rPr>
        <w:t xml:space="preserve"> </w:t>
      </w:r>
      <w:ins w:id="46" w:author="Author">
        <w:r w:rsidR="00404D93" w:rsidRPr="004C4796">
          <w:rPr>
            <w:noProof w:val="0"/>
          </w:rPr>
          <w:t>over time at</w:t>
        </w:r>
      </w:ins>
      <w:del w:id="47" w:author="Author">
        <w:r w:rsidRPr="004C4796" w:rsidDel="00404D93">
          <w:rPr>
            <w:noProof w:val="0"/>
          </w:rPr>
          <w:delText>in</w:delText>
        </w:r>
      </w:del>
      <w:r w:rsidRPr="004C4796">
        <w:rPr>
          <w:noProof w:val="0"/>
        </w:rPr>
        <w:t xml:space="preserve"> 90% humidity</w:t>
      </w:r>
      <w:del w:id="48" w:author="Author">
        <w:r w:rsidRPr="004C4796" w:rsidDel="005D120D">
          <w:rPr>
            <w:noProof w:val="0"/>
          </w:rPr>
          <w:delText xml:space="preserve"> of eight acetamidinium salts were evaluated</w:delText>
        </w:r>
      </w:del>
      <w:r w:rsidRPr="004C4796">
        <w:rPr>
          <w:noProof w:val="0"/>
        </w:rPr>
        <w:t>. The different</w:t>
      </w:r>
      <w:ins w:id="49" w:author="Author">
        <w:r w:rsidR="00EB2CC2" w:rsidRPr="004C4796">
          <w:rPr>
            <w:noProof w:val="0"/>
          </w:rPr>
          <w:t xml:space="preserve"> hygroscopicity</w:t>
        </w:r>
      </w:ins>
      <w:r w:rsidRPr="004C4796">
        <w:rPr>
          <w:noProof w:val="0"/>
        </w:rPr>
        <w:t xml:space="preserve"> values</w:t>
      </w:r>
      <w:ins w:id="50" w:author="Author">
        <w:r w:rsidR="00EB2CC2" w:rsidRPr="004C4796">
          <w:rPr>
            <w:noProof w:val="0"/>
          </w:rPr>
          <w:t xml:space="preserve"> obtained</w:t>
        </w:r>
      </w:ins>
      <w:del w:id="51" w:author="Author">
        <w:r w:rsidRPr="004C4796" w:rsidDel="00EB2CC2">
          <w:rPr>
            <w:noProof w:val="0"/>
          </w:rPr>
          <w:delText xml:space="preserve"> of hygroscopicity </w:delText>
        </w:r>
      </w:del>
      <w:ins w:id="52" w:author="Author">
        <w:r w:rsidR="00EB2CC2" w:rsidRPr="004C4796">
          <w:rPr>
            <w:noProof w:val="0"/>
          </w:rPr>
          <w:t xml:space="preserve"> </w:t>
        </w:r>
        <w:r w:rsidR="003702EA" w:rsidRPr="004C4796">
          <w:rPr>
            <w:noProof w:val="0"/>
          </w:rPr>
          <w:t>were</w:t>
        </w:r>
      </w:ins>
      <w:del w:id="53" w:author="Author">
        <w:r w:rsidRPr="004C4796" w:rsidDel="003702EA">
          <w:rPr>
            <w:noProof w:val="0"/>
          </w:rPr>
          <w:delText>are</w:delText>
        </w:r>
      </w:del>
      <w:r w:rsidRPr="004C4796">
        <w:rPr>
          <w:noProof w:val="0"/>
        </w:rPr>
        <w:t xml:space="preserve"> corroborated by the</w:t>
      </w:r>
      <w:ins w:id="54" w:author="Author">
        <w:r w:rsidR="00507D86" w:rsidRPr="004C4796">
          <w:rPr>
            <w:noProof w:val="0"/>
          </w:rPr>
          <w:t xml:space="preserve"> results of crystal</w:t>
        </w:r>
      </w:ins>
      <w:r w:rsidRPr="004C4796">
        <w:rPr>
          <w:noProof w:val="0"/>
        </w:rPr>
        <w:t xml:space="preserve"> </w:t>
      </w:r>
      <w:ins w:id="55" w:author="Author">
        <w:r w:rsidR="00EB2CC2" w:rsidRPr="004C4796">
          <w:rPr>
            <w:noProof w:val="0"/>
          </w:rPr>
          <w:t>structur</w:t>
        </w:r>
        <w:r w:rsidR="00507D86" w:rsidRPr="004C4796">
          <w:rPr>
            <w:noProof w:val="0"/>
          </w:rPr>
          <w:t>e</w:t>
        </w:r>
        <w:r w:rsidR="00EB2CC2" w:rsidRPr="004C4796">
          <w:rPr>
            <w:noProof w:val="0"/>
          </w:rPr>
          <w:t xml:space="preserve"> analysis</w:t>
        </w:r>
      </w:ins>
      <w:del w:id="56" w:author="Author">
        <w:r w:rsidRPr="004C4796" w:rsidDel="00507D86">
          <w:rPr>
            <w:noProof w:val="0"/>
          </w:rPr>
          <w:delText>structures determined by X-ray analysis</w:delText>
        </w:r>
      </w:del>
      <w:r w:rsidRPr="004C4796">
        <w:rPr>
          <w:noProof w:val="0"/>
        </w:rPr>
        <w:t xml:space="preserve">. </w:t>
      </w:r>
      <w:ins w:id="57" w:author="Author">
        <w:r w:rsidR="00F76C9D" w:rsidRPr="004C4796">
          <w:rPr>
            <w:noProof w:val="0"/>
          </w:rPr>
          <w:t xml:space="preserve">We </w:t>
        </w:r>
        <w:r w:rsidR="003702EA" w:rsidRPr="004C4796">
          <w:rPr>
            <w:noProof w:val="0"/>
          </w:rPr>
          <w:t>found</w:t>
        </w:r>
        <w:r w:rsidR="00F76C9D" w:rsidRPr="004C4796">
          <w:rPr>
            <w:noProof w:val="0"/>
          </w:rPr>
          <w:t xml:space="preserve"> that</w:t>
        </w:r>
      </w:ins>
      <w:del w:id="58" w:author="Author">
        <w:r w:rsidRPr="004C4796" w:rsidDel="00F76C9D">
          <w:rPr>
            <w:noProof w:val="0"/>
          </w:rPr>
          <w:delText>The acetamidinium salts with</w:delText>
        </w:r>
      </w:del>
      <w:r w:rsidRPr="004C4796">
        <w:rPr>
          <w:noProof w:val="0"/>
        </w:rPr>
        <w:t xml:space="preserve"> </w:t>
      </w:r>
      <w:ins w:id="59" w:author="Author">
        <w:r w:rsidR="00507D86" w:rsidRPr="004C4796">
          <w:rPr>
            <w:noProof w:val="0"/>
          </w:rPr>
          <w:t>two-dimensional (</w:t>
        </w:r>
      </w:ins>
      <w:r w:rsidRPr="004C4796">
        <w:rPr>
          <w:noProof w:val="0"/>
        </w:rPr>
        <w:t>2D</w:t>
      </w:r>
      <w:ins w:id="60" w:author="Author">
        <w:r w:rsidR="00507D86" w:rsidRPr="004C4796">
          <w:rPr>
            <w:noProof w:val="0"/>
          </w:rPr>
          <w:t>)</w:t>
        </w:r>
      </w:ins>
      <w:r w:rsidRPr="004C4796">
        <w:rPr>
          <w:noProof w:val="0"/>
        </w:rPr>
        <w:t xml:space="preserve"> layered structures </w:t>
      </w:r>
      <w:ins w:id="61" w:author="Author">
        <w:r w:rsidR="003702EA" w:rsidRPr="004C4796">
          <w:rPr>
            <w:noProof w:val="0"/>
          </w:rPr>
          <w:t>were</w:t>
        </w:r>
      </w:ins>
      <w:del w:id="62" w:author="Author">
        <w:r w:rsidRPr="004C4796" w:rsidDel="00507D86">
          <w:rPr>
            <w:noProof w:val="0"/>
          </w:rPr>
          <w:delText xml:space="preserve">(acetamidinium nitrate, formate, oxalate and dinitromethanide) show a lack of </w:delText>
        </w:r>
      </w:del>
      <w:ins w:id="63" w:author="Author">
        <w:r w:rsidR="00507D86" w:rsidRPr="004C4796">
          <w:rPr>
            <w:noProof w:val="0"/>
          </w:rPr>
          <w:t xml:space="preserve"> not highly </w:t>
        </w:r>
      </w:ins>
      <w:r w:rsidRPr="004C4796">
        <w:rPr>
          <w:noProof w:val="0"/>
        </w:rPr>
        <w:t>hygroscopic</w:t>
      </w:r>
      <w:ins w:id="64" w:author="Author">
        <w:r w:rsidR="00F76C9D" w:rsidRPr="004C4796">
          <w:rPr>
            <w:noProof w:val="0"/>
          </w:rPr>
          <w:t xml:space="preserve">. These </w:t>
        </w:r>
        <w:r w:rsidR="003702EA" w:rsidRPr="004C4796">
          <w:rPr>
            <w:noProof w:val="0"/>
          </w:rPr>
          <w:t>were</w:t>
        </w:r>
        <w:r w:rsidR="00F76C9D" w:rsidRPr="004C4796">
          <w:rPr>
            <w:noProof w:val="0"/>
          </w:rPr>
          <w:t xml:space="preserve"> the nitrate, formate, oxalate, and dinitromethanide acetamidinium salts.</w:t>
        </w:r>
      </w:ins>
      <w:del w:id="65" w:author="Author">
        <w:r w:rsidRPr="004C4796" w:rsidDel="00507D86">
          <w:rPr>
            <w:noProof w:val="0"/>
          </w:rPr>
          <w:delText>ity</w:delText>
        </w:r>
        <w:r w:rsidRPr="004C4796" w:rsidDel="00F76C9D">
          <w:rPr>
            <w:noProof w:val="0"/>
          </w:rPr>
          <w:delText>,</w:delText>
        </w:r>
        <w:r w:rsidRPr="004C4796" w:rsidDel="00507D86">
          <w:rPr>
            <w:noProof w:val="0"/>
          </w:rPr>
          <w:delText xml:space="preserve"> and</w:delText>
        </w:r>
      </w:del>
      <w:r w:rsidRPr="004C4796">
        <w:rPr>
          <w:noProof w:val="0"/>
        </w:rPr>
        <w:t xml:space="preserve"> </w:t>
      </w:r>
      <w:ins w:id="66" w:author="Author">
        <w:r w:rsidR="00F76C9D" w:rsidRPr="004C4796">
          <w:rPr>
            <w:noProof w:val="0"/>
          </w:rPr>
          <w:t xml:space="preserve">However, </w:t>
        </w:r>
      </w:ins>
      <w:del w:id="67" w:author="Author">
        <w:r w:rsidRPr="004C4796" w:rsidDel="008E459A">
          <w:rPr>
            <w:noProof w:val="0"/>
          </w:rPr>
          <w:delText xml:space="preserve">the </w:delText>
        </w:r>
      </w:del>
      <w:r w:rsidRPr="004C4796">
        <w:rPr>
          <w:noProof w:val="0"/>
        </w:rPr>
        <w:t>compounds with</w:t>
      </w:r>
      <w:ins w:id="68" w:author="Author">
        <w:r w:rsidR="00F76C9D" w:rsidRPr="004C4796">
          <w:rPr>
            <w:noProof w:val="0"/>
          </w:rPr>
          <w:t xml:space="preserve"> a</w:t>
        </w:r>
      </w:ins>
      <w:r w:rsidRPr="004C4796">
        <w:rPr>
          <w:noProof w:val="0"/>
        </w:rPr>
        <w:t xml:space="preserve"> 3D</w:t>
      </w:r>
      <w:del w:id="69" w:author="Author">
        <w:r w:rsidRPr="004C4796" w:rsidDel="00F76C9D">
          <w:rPr>
            <w:noProof w:val="0"/>
          </w:rPr>
          <w:delText xml:space="preserve"> </w:delText>
        </w:r>
      </w:del>
      <w:ins w:id="70" w:author="Author">
        <w:r w:rsidR="00F76C9D" w:rsidRPr="004C4796">
          <w:rPr>
            <w:noProof w:val="0"/>
          </w:rPr>
          <w:t>-</w:t>
        </w:r>
      </w:ins>
      <w:r w:rsidRPr="004C4796">
        <w:rPr>
          <w:noProof w:val="0"/>
        </w:rPr>
        <w:t xml:space="preserve">type </w:t>
      </w:r>
      <w:del w:id="71" w:author="Author">
        <w:r w:rsidRPr="004C4796" w:rsidDel="00F76C9D">
          <w:rPr>
            <w:noProof w:val="0"/>
          </w:rPr>
          <w:delText xml:space="preserve">of </w:delText>
        </w:r>
      </w:del>
      <w:r w:rsidRPr="004C4796">
        <w:rPr>
          <w:noProof w:val="0"/>
        </w:rPr>
        <w:t>structure</w:t>
      </w:r>
      <w:ins w:id="72" w:author="Author">
        <w:r w:rsidR="00F76C9D" w:rsidRPr="004C4796">
          <w:rPr>
            <w:noProof w:val="0"/>
          </w:rPr>
          <w:t xml:space="preserve"> </w:t>
        </w:r>
        <w:r w:rsidR="00404D93" w:rsidRPr="004C4796">
          <w:rPr>
            <w:noProof w:val="0"/>
          </w:rPr>
          <w:t>containing</w:t>
        </w:r>
        <w:r w:rsidR="00F76C9D" w:rsidRPr="004C4796">
          <w:rPr>
            <w:noProof w:val="0"/>
          </w:rPr>
          <w:t xml:space="preserve"> rather large cavities </w:t>
        </w:r>
        <w:r w:rsidR="003702EA" w:rsidRPr="004C4796">
          <w:rPr>
            <w:noProof w:val="0"/>
          </w:rPr>
          <w:t>were</w:t>
        </w:r>
        <w:r w:rsidR="00F76C9D" w:rsidRPr="004C4796">
          <w:rPr>
            <w:noProof w:val="0"/>
          </w:rPr>
          <w:t xml:space="preserve"> </w:t>
        </w:r>
        <w:r w:rsidR="00DA2FBA" w:rsidRPr="004C4796">
          <w:rPr>
            <w:noProof w:val="0"/>
          </w:rPr>
          <w:t>highly</w:t>
        </w:r>
        <w:r w:rsidR="00F76C9D" w:rsidRPr="004C4796">
          <w:rPr>
            <w:noProof w:val="0"/>
          </w:rPr>
          <w:t xml:space="preserve"> hygroscopic. These </w:t>
        </w:r>
        <w:r w:rsidR="003702EA" w:rsidRPr="004C4796">
          <w:rPr>
            <w:noProof w:val="0"/>
          </w:rPr>
          <w:t>were</w:t>
        </w:r>
        <w:r w:rsidR="00F76C9D" w:rsidRPr="004C4796">
          <w:rPr>
            <w:noProof w:val="0"/>
          </w:rPr>
          <w:t xml:space="preserve"> the</w:t>
        </w:r>
      </w:ins>
      <w:r w:rsidRPr="004C4796">
        <w:rPr>
          <w:noProof w:val="0"/>
        </w:rPr>
        <w:t xml:space="preserve"> </w:t>
      </w:r>
      <w:del w:id="73" w:author="Author">
        <w:r w:rsidRPr="004C4796" w:rsidDel="00F76C9D">
          <w:rPr>
            <w:noProof w:val="0"/>
          </w:rPr>
          <w:delText xml:space="preserve">(acetamidinium </w:delText>
        </w:r>
      </w:del>
      <w:r w:rsidRPr="004C4796">
        <w:rPr>
          <w:noProof w:val="0"/>
        </w:rPr>
        <w:t>chloride, acetate, sul</w:t>
      </w:r>
      <w:ins w:id="74" w:author="Author">
        <w:r w:rsidR="00F76C9D" w:rsidRPr="004C4796">
          <w:rPr>
            <w:noProof w:val="0"/>
          </w:rPr>
          <w:t>f</w:t>
        </w:r>
      </w:ins>
      <w:del w:id="75" w:author="Author">
        <w:r w:rsidRPr="004C4796" w:rsidDel="00F76C9D">
          <w:rPr>
            <w:noProof w:val="0"/>
          </w:rPr>
          <w:delText>ph</w:delText>
        </w:r>
      </w:del>
      <w:r w:rsidRPr="004C4796">
        <w:rPr>
          <w:noProof w:val="0"/>
        </w:rPr>
        <w:t>ate</w:t>
      </w:r>
      <w:ins w:id="76" w:author="Author">
        <w:r w:rsidR="008E459A" w:rsidRPr="004C4796">
          <w:rPr>
            <w:noProof w:val="0"/>
          </w:rPr>
          <w:t>,</w:t>
        </w:r>
      </w:ins>
      <w:r w:rsidRPr="004C4796">
        <w:rPr>
          <w:noProof w:val="0"/>
        </w:rPr>
        <w:t xml:space="preserve"> and perchlorate</w:t>
      </w:r>
      <w:ins w:id="77" w:author="Author">
        <w:r w:rsidR="00F76C9D" w:rsidRPr="004C4796">
          <w:rPr>
            <w:noProof w:val="0"/>
          </w:rPr>
          <w:t xml:space="preserve"> acetamidinium salts</w:t>
        </w:r>
      </w:ins>
      <w:del w:id="78" w:author="Author">
        <w:r w:rsidRPr="004C4796" w:rsidDel="00F76C9D">
          <w:rPr>
            <w:noProof w:val="0"/>
          </w:rPr>
          <w:delText>) and possessing rather large cavities are quite hygroscopic</w:delText>
        </w:r>
      </w:del>
      <w:r w:rsidRPr="004C4796">
        <w:rPr>
          <w:noProof w:val="0"/>
        </w:rPr>
        <w:t>.</w:t>
      </w:r>
      <w:bookmarkStart w:id="79" w:name="_GoBack"/>
      <w:bookmarkEnd w:id="79"/>
    </w:p>
    <w:bookmarkEnd w:id="2"/>
    <w:p w14:paraId="1C5750BC" w14:textId="53EA08C5" w:rsidR="008E0F8A" w:rsidRPr="004C4796" w:rsidRDefault="008E0F8A" w:rsidP="00FA2DA2">
      <w:pPr>
        <w:pStyle w:val="RSCB04AHeadingSection"/>
      </w:pPr>
      <w:r w:rsidRPr="004C4796">
        <w:t>Introduction</w:t>
      </w:r>
    </w:p>
    <w:p w14:paraId="0698F60C" w14:textId="77777777" w:rsidR="00AB6C44" w:rsidRPr="004C4796" w:rsidRDefault="008E0F8A" w:rsidP="008E0F8A">
      <w:pPr>
        <w:pStyle w:val="RSCB02ArticleText"/>
        <w:rPr>
          <w:ins w:id="80" w:author="Author"/>
          <w:color w:val="642A8F"/>
        </w:rPr>
      </w:pPr>
      <w:r w:rsidRPr="004C4796">
        <w:t xml:space="preserve">Acetamidines are </w:t>
      </w:r>
      <w:ins w:id="81" w:author="Author">
        <w:r w:rsidR="000F28A0" w:rsidRPr="004C4796">
          <w:t xml:space="preserve">used as starting reagents </w:t>
        </w:r>
      </w:ins>
      <w:del w:id="82" w:author="Author">
        <w:r w:rsidRPr="004C4796" w:rsidDel="000F28A0">
          <w:delText xml:space="preserve">starting materials </w:delText>
        </w:r>
      </w:del>
      <w:r w:rsidRPr="004C4796">
        <w:t xml:space="preserve">in the synthesis of </w:t>
      </w:r>
      <w:ins w:id="83" w:author="Author">
        <w:r w:rsidR="00EE0B00" w:rsidRPr="004C4796">
          <w:t xml:space="preserve">a number of </w:t>
        </w:r>
      </w:ins>
      <w:del w:id="84" w:author="Author">
        <w:r w:rsidRPr="004C4796" w:rsidDel="00EE0B00">
          <w:delText xml:space="preserve">many </w:delText>
        </w:r>
      </w:del>
      <w:r w:rsidRPr="004C4796">
        <w:t>chemical</w:t>
      </w:r>
      <w:ins w:id="85" w:author="Author">
        <w:r w:rsidR="00EE0B00" w:rsidRPr="004C4796">
          <w:t>s</w:t>
        </w:r>
      </w:ins>
      <w:del w:id="86" w:author="Author">
        <w:r w:rsidRPr="004C4796" w:rsidDel="00847262">
          <w:delText xml:space="preserve"> substances</w:delText>
        </w:r>
      </w:del>
      <w:r w:rsidRPr="004C4796">
        <w:t>, such as imidazoles, pyrimidines</w:t>
      </w:r>
      <w:ins w:id="87" w:author="Author">
        <w:r w:rsidR="00847262" w:rsidRPr="004C4796">
          <w:t>,</w:t>
        </w:r>
      </w:ins>
      <w:r w:rsidRPr="004C4796">
        <w:t xml:space="preserve"> and triazines</w:t>
      </w:r>
      <w:ins w:id="88" w:author="Author">
        <w:r w:rsidR="00847262" w:rsidRPr="004C4796">
          <w:t>,</w:t>
        </w:r>
      </w:ins>
      <w:r w:rsidRPr="004C4796">
        <w:t xml:space="preserve"> </w:t>
      </w:r>
      <w:commentRangeStart w:id="89"/>
      <w:r w:rsidRPr="004C4796">
        <w:t xml:space="preserve">which are </w:t>
      </w:r>
      <w:del w:id="90" w:author="Author">
        <w:r w:rsidRPr="004C4796" w:rsidDel="00E24F3C">
          <w:delText>further</w:delText>
        </w:r>
      </w:del>
      <w:ins w:id="91" w:author="Author">
        <w:r w:rsidR="00E24F3C" w:rsidRPr="004C4796">
          <w:t>then</w:t>
        </w:r>
      </w:ins>
      <w:r w:rsidRPr="004C4796">
        <w:t xml:space="preserve"> used for</w:t>
      </w:r>
      <w:ins w:id="92" w:author="Author">
        <w:r w:rsidR="00E24F3C" w:rsidRPr="004C4796">
          <w:t xml:space="preserve"> synthesis of</w:t>
        </w:r>
      </w:ins>
      <w:r w:rsidRPr="004C4796">
        <w:t xml:space="preserve"> biochemically active</w:t>
      </w:r>
      <w:ins w:id="93" w:author="Author">
        <w:r w:rsidR="00E24F3C" w:rsidRPr="004C4796">
          <w:t xml:space="preserve"> or energetic</w:t>
        </w:r>
      </w:ins>
      <w:r w:rsidRPr="004C4796">
        <w:t xml:space="preserve"> compounds</w:t>
      </w:r>
      <w:ins w:id="94" w:author="Author">
        <w:r w:rsidR="00E24F3C" w:rsidRPr="004C4796">
          <w:t>.</w:t>
        </w:r>
      </w:ins>
      <w:commentRangeStart w:id="95"/>
      <w:del w:id="96" w:author="Author">
        <w:r w:rsidRPr="004C4796" w:rsidDel="00E24F3C">
          <w:rPr>
            <w:color w:val="8C3FC5"/>
            <w:vertAlign w:val="superscript"/>
          </w:rPr>
          <w:delText xml:space="preserve"> </w:delText>
        </w:r>
      </w:del>
      <w:commentRangeEnd w:id="89"/>
      <w:r w:rsidR="00E24F3C" w:rsidRPr="004C4796">
        <w:rPr>
          <w:rStyle w:val="CommentReference"/>
          <w:rFonts w:cstheme="minorBidi"/>
          <w:color w:val="8C3FC5"/>
          <w:w w:val="100"/>
          <w:vertAlign w:val="superscript"/>
        </w:rPr>
        <w:commentReference w:id="89"/>
      </w:r>
      <w:del w:id="97" w:author="Author">
        <w:r w:rsidRPr="004C4796" w:rsidDel="00E24F3C">
          <w:rPr>
            <w:color w:val="8C3FC5"/>
            <w:vertAlign w:val="superscript"/>
          </w:rPr>
          <w:delText>[</w:delText>
        </w:r>
      </w:del>
      <w:hyperlink r:id="rId17" w:anchor="B1" w:history="1">
        <w:r w:rsidRPr="004C4796">
          <w:rPr>
            <w:color w:val="8C3FC5"/>
            <w:vertAlign w:val="superscript"/>
          </w:rPr>
          <w:t>1</w:t>
        </w:r>
      </w:hyperlink>
      <w:r w:rsidRPr="004C4796">
        <w:rPr>
          <w:color w:val="8C3FC5"/>
          <w:vertAlign w:val="superscript"/>
        </w:rPr>
        <w:t>-</w:t>
      </w:r>
      <w:hyperlink r:id="rId18" w:anchor="B5" w:history="1">
        <w:r w:rsidRPr="004C4796">
          <w:rPr>
            <w:color w:val="8C3FC5"/>
            <w:vertAlign w:val="superscript"/>
          </w:rPr>
          <w:t>5</w:t>
        </w:r>
      </w:hyperlink>
      <w:commentRangeEnd w:id="95"/>
      <w:r w:rsidR="004A37F8" w:rsidRPr="004C4796">
        <w:rPr>
          <w:rStyle w:val="CommentReference"/>
          <w:rFonts w:cstheme="minorBidi"/>
          <w:w w:val="100"/>
        </w:rPr>
        <w:commentReference w:id="95"/>
      </w:r>
      <w:del w:id="98" w:author="Author">
        <w:r w:rsidRPr="004C4796" w:rsidDel="00E24F3C">
          <w:delText>].</w:delText>
        </w:r>
      </w:del>
      <w:r w:rsidRPr="004C4796">
        <w:t xml:space="preserve"> In the field of energetic materials, acetamidine is </w:t>
      </w:r>
      <w:ins w:id="99" w:author="Author">
        <w:r w:rsidR="00E24F3C" w:rsidRPr="004C4796">
          <w:t>employed in</w:t>
        </w:r>
      </w:ins>
      <w:del w:id="100" w:author="Author">
        <w:r w:rsidRPr="004C4796" w:rsidDel="00E24F3C">
          <w:delText>a starting material for</w:delText>
        </w:r>
      </w:del>
      <w:r w:rsidRPr="004C4796">
        <w:t xml:space="preserve"> the synthesis of 2-methoxy-2-methylimidazolidine-4,5-dione</w:t>
      </w:r>
      <w:del w:id="101" w:author="Author">
        <w:r w:rsidRPr="004C4796" w:rsidDel="00E24F3C">
          <w:rPr>
            <w:color w:val="8C3FC5"/>
          </w:rPr>
          <w:delText xml:space="preserve"> </w:delText>
        </w:r>
        <w:r w:rsidRPr="004C4796" w:rsidDel="00E24F3C">
          <w:rPr>
            <w:color w:val="8C3FC5"/>
            <w:vertAlign w:val="superscript"/>
          </w:rPr>
          <w:delText>[</w:delText>
        </w:r>
      </w:del>
      <w:hyperlink r:id="rId19" w:anchor="B6" w:history="1">
        <w:r w:rsidRPr="004C4796">
          <w:rPr>
            <w:color w:val="8C3FC5"/>
            <w:vertAlign w:val="superscript"/>
          </w:rPr>
          <w:t>6</w:t>
        </w:r>
      </w:hyperlink>
      <w:del w:id="102" w:author="Author">
        <w:r w:rsidRPr="004C4796" w:rsidDel="00E24F3C">
          <w:delText xml:space="preserve">] </w:delText>
        </w:r>
      </w:del>
      <w:ins w:id="103" w:author="Author">
        <w:r w:rsidR="00E24F3C" w:rsidRPr="004C4796">
          <w:t xml:space="preserve"> </w:t>
        </w:r>
      </w:ins>
      <w:r w:rsidRPr="004C4796">
        <w:t>and 2-methylpyrimidine-4,6-diol</w:t>
      </w:r>
      <w:ins w:id="104" w:author="Author">
        <w:r w:rsidR="00E24F3C" w:rsidRPr="004C4796">
          <w:t>.</w:t>
        </w:r>
      </w:ins>
      <w:del w:id="105" w:author="Author">
        <w:r w:rsidRPr="004C4796" w:rsidDel="00E24F3C">
          <w:rPr>
            <w:vertAlign w:val="superscript"/>
          </w:rPr>
          <w:delText xml:space="preserve"> [</w:delText>
        </w:r>
      </w:del>
      <w:hyperlink r:id="rId20" w:anchor="B7" w:history="1">
        <w:r w:rsidRPr="004C4796">
          <w:rPr>
            <w:color w:val="642A8F"/>
            <w:vertAlign w:val="superscript"/>
          </w:rPr>
          <w:t>7</w:t>
        </w:r>
      </w:hyperlink>
      <w:r w:rsidRPr="004C4796">
        <w:rPr>
          <w:vertAlign w:val="superscript"/>
        </w:rPr>
        <w:t>-</w:t>
      </w:r>
      <w:hyperlink r:id="rId21" w:anchor="B9" w:history="1">
        <w:r w:rsidRPr="004C4796">
          <w:rPr>
            <w:color w:val="642A8F"/>
            <w:vertAlign w:val="superscript"/>
          </w:rPr>
          <w:t>9</w:t>
        </w:r>
      </w:hyperlink>
      <w:del w:id="106" w:author="Author">
        <w:r w:rsidRPr="004C4796" w:rsidDel="00E24F3C">
          <w:delText>].</w:delText>
        </w:r>
      </w:del>
      <w:r w:rsidRPr="004C4796">
        <w:t xml:space="preserve"> Both are further transformed to </w:t>
      </w:r>
      <w:commentRangeStart w:id="107"/>
      <w:r w:rsidRPr="004C4796">
        <w:t>2,2-dinitro</w:t>
      </w:r>
      <w:del w:id="108" w:author="Author">
        <w:r w:rsidRPr="004C4796" w:rsidDel="00FC790C">
          <w:delText>ethene</w:delText>
        </w:r>
      </w:del>
      <w:r w:rsidRPr="004C4796">
        <w:t>-1,1-</w:t>
      </w:r>
      <w:ins w:id="109" w:author="Author">
        <w:r w:rsidR="00FC790C" w:rsidRPr="004C4796">
          <w:t>ethene</w:t>
        </w:r>
      </w:ins>
      <w:r w:rsidRPr="004C4796">
        <w:t>diamine</w:t>
      </w:r>
      <w:ins w:id="110" w:author="Author">
        <w:r w:rsidR="00004DCD" w:rsidRPr="004C4796">
          <w:t>, also known as</w:t>
        </w:r>
      </w:ins>
      <w:r w:rsidRPr="004C4796">
        <w:t xml:space="preserve"> </w:t>
      </w:r>
      <w:commentRangeEnd w:id="107"/>
      <w:r w:rsidR="00FC790C" w:rsidRPr="004C4796">
        <w:rPr>
          <w:rStyle w:val="CommentReference"/>
          <w:rFonts w:cstheme="minorBidi"/>
          <w:w w:val="100"/>
        </w:rPr>
        <w:commentReference w:id="107"/>
      </w:r>
      <w:del w:id="111" w:author="Author">
        <w:r w:rsidRPr="004C4796" w:rsidDel="00004DCD">
          <w:delText>(</w:delText>
        </w:r>
      </w:del>
      <w:r w:rsidRPr="004C4796">
        <w:t>FOX-7</w:t>
      </w:r>
      <w:del w:id="112" w:author="Author">
        <w:r w:rsidRPr="004C4796" w:rsidDel="00004DCD">
          <w:delText>,</w:delText>
        </w:r>
      </w:del>
      <w:ins w:id="113" w:author="Author">
        <w:r w:rsidR="00004DCD" w:rsidRPr="004C4796">
          <w:t xml:space="preserve"> or</w:t>
        </w:r>
      </w:ins>
      <w:r w:rsidRPr="004C4796">
        <w:t xml:space="preserve"> DADNE</w:t>
      </w:r>
      <w:del w:id="114" w:author="Author">
        <w:r w:rsidRPr="004C4796" w:rsidDel="00004DCD">
          <w:delText>)</w:delText>
        </w:r>
      </w:del>
      <w:r w:rsidRPr="004C4796">
        <w:t xml:space="preserve">, which is an </w:t>
      </w:r>
      <w:del w:id="115" w:author="Author">
        <w:r w:rsidRPr="004C4796" w:rsidDel="00004DCD">
          <w:delText>energetic material</w:delText>
        </w:r>
      </w:del>
      <w:ins w:id="116" w:author="Author">
        <w:r w:rsidR="00004DCD" w:rsidRPr="004C4796">
          <w:t>explosive</w:t>
        </w:r>
      </w:ins>
      <w:r w:rsidRPr="004C4796">
        <w:t xml:space="preserve"> with low sensitivity to external stimuli</w:t>
      </w:r>
      <w:ins w:id="117" w:author="Author">
        <w:r w:rsidR="00E24F3C" w:rsidRPr="004C4796">
          <w:t>.</w:t>
        </w:r>
      </w:ins>
      <w:del w:id="118" w:author="Author">
        <w:r w:rsidRPr="004C4796" w:rsidDel="00E24F3C">
          <w:rPr>
            <w:vertAlign w:val="superscript"/>
          </w:rPr>
          <w:delText xml:space="preserve"> [</w:delText>
        </w:r>
      </w:del>
      <w:hyperlink r:id="rId22" w:anchor="B6" w:history="1">
        <w:r w:rsidRPr="004C4796">
          <w:rPr>
            <w:color w:val="642A8F"/>
            <w:vertAlign w:val="superscript"/>
          </w:rPr>
          <w:t>6</w:t>
        </w:r>
      </w:hyperlink>
      <w:r w:rsidRPr="004C4796">
        <w:rPr>
          <w:vertAlign w:val="superscript"/>
        </w:rPr>
        <w:t>,</w:t>
      </w:r>
      <w:hyperlink r:id="rId23" w:anchor="B10" w:history="1">
        <w:r w:rsidRPr="004C4796">
          <w:rPr>
            <w:color w:val="642A8F"/>
            <w:vertAlign w:val="superscript"/>
          </w:rPr>
          <w:t>10</w:t>
        </w:r>
      </w:hyperlink>
    </w:p>
    <w:p w14:paraId="545F489A" w14:textId="6278AB8E" w:rsidR="008E0F8A" w:rsidRPr="004C4796" w:rsidRDefault="008E0F8A" w:rsidP="0014573C">
      <w:pPr>
        <w:pStyle w:val="RSCB02ArticleText"/>
        <w:ind w:firstLine="284"/>
      </w:pPr>
      <w:del w:id="119" w:author="Author">
        <w:r w:rsidRPr="004C4796" w:rsidDel="00E24F3C">
          <w:delText>].</w:delText>
        </w:r>
        <w:r w:rsidRPr="004C4796" w:rsidDel="00AB6C44">
          <w:delText xml:space="preserve"> </w:delText>
        </w:r>
      </w:del>
      <w:r w:rsidRPr="004C4796">
        <w:t>The free</w:t>
      </w:r>
      <w:del w:id="120" w:author="Author">
        <w:r w:rsidRPr="004C4796" w:rsidDel="00AB6C44">
          <w:delText xml:space="preserve"> </w:delText>
        </w:r>
      </w:del>
      <w:ins w:id="121" w:author="Author">
        <w:r w:rsidR="00AB6C44" w:rsidRPr="004C4796">
          <w:t>-</w:t>
        </w:r>
      </w:ins>
      <w:r w:rsidRPr="004C4796">
        <w:t>base</w:t>
      </w:r>
      <w:ins w:id="122" w:author="Author">
        <w:r w:rsidR="00AB6C44" w:rsidRPr="004C4796">
          <w:t xml:space="preserve"> form of</w:t>
        </w:r>
      </w:ins>
      <w:r w:rsidRPr="004C4796">
        <w:t xml:space="preserve"> acetamidine is hygroscopic</w:t>
      </w:r>
      <w:del w:id="123" w:author="Author">
        <w:r w:rsidRPr="004C4796" w:rsidDel="00004DCD">
          <w:delText>.</w:delText>
        </w:r>
      </w:del>
      <w:ins w:id="124" w:author="Author">
        <w:r w:rsidR="00004DCD" w:rsidRPr="004C4796">
          <w:t xml:space="preserve"> and</w:t>
        </w:r>
      </w:ins>
      <w:r w:rsidRPr="004C4796">
        <w:t xml:space="preserve"> </w:t>
      </w:r>
      <w:del w:id="125" w:author="Author">
        <w:r w:rsidRPr="004C4796" w:rsidDel="00004DCD">
          <w:delText xml:space="preserve">It </w:delText>
        </w:r>
      </w:del>
      <w:r w:rsidRPr="004C4796">
        <w:t>decomposes into ammonia and acetonitrile at higher temperatures</w:t>
      </w:r>
      <w:ins w:id="126" w:author="Author">
        <w:r w:rsidR="00004DCD" w:rsidRPr="004C4796">
          <w:t>.</w:t>
        </w:r>
      </w:ins>
      <w:del w:id="127" w:author="Author">
        <w:r w:rsidRPr="004C4796" w:rsidDel="00004DCD">
          <w:rPr>
            <w:color w:val="8C3FC5"/>
            <w:vertAlign w:val="superscript"/>
          </w:rPr>
          <w:delText xml:space="preserve"> [</w:delText>
        </w:r>
      </w:del>
      <w:hyperlink r:id="rId24" w:anchor="B11" w:history="1">
        <w:r w:rsidRPr="004C4796">
          <w:rPr>
            <w:color w:val="8C3FC5"/>
            <w:vertAlign w:val="superscript"/>
          </w:rPr>
          <w:t>11</w:t>
        </w:r>
      </w:hyperlink>
      <w:del w:id="128" w:author="Author">
        <w:r w:rsidRPr="004C4796" w:rsidDel="00004DCD">
          <w:delText>],</w:delText>
        </w:r>
      </w:del>
      <w:r w:rsidRPr="004C4796">
        <w:t xml:space="preserve"> </w:t>
      </w:r>
      <w:del w:id="129" w:author="Author">
        <w:r w:rsidRPr="004C4796" w:rsidDel="00AB6C44">
          <w:delText>and produces a</w:delText>
        </w:r>
      </w:del>
      <w:ins w:id="130" w:author="Author">
        <w:r w:rsidR="00AB6C44" w:rsidRPr="004C4796">
          <w:t>A</w:t>
        </w:r>
      </w:ins>
      <w:r w:rsidRPr="004C4796">
        <w:t>cetamidinium carbonate</w:t>
      </w:r>
      <w:ins w:id="131" w:author="Author">
        <w:r w:rsidR="00AB6C44" w:rsidRPr="004C4796">
          <w:t xml:space="preserve"> is formed within</w:t>
        </w:r>
      </w:ins>
      <w:del w:id="132" w:author="Author">
        <w:r w:rsidRPr="004C4796" w:rsidDel="00AB6C44">
          <w:delText xml:space="preserve"> during</w:delText>
        </w:r>
      </w:del>
      <w:r w:rsidRPr="004C4796">
        <w:t xml:space="preserve"> </w:t>
      </w:r>
      <w:ins w:id="133" w:author="Author">
        <w:r w:rsidR="00AB6C44" w:rsidRPr="004C4796">
          <w:t>24 h</w:t>
        </w:r>
      </w:ins>
      <w:del w:id="134" w:author="Author">
        <w:r w:rsidRPr="004C4796" w:rsidDel="00AB6C44">
          <w:delText>one day</w:delText>
        </w:r>
      </w:del>
      <w:ins w:id="135" w:author="Author">
        <w:r w:rsidR="00AB6C44" w:rsidRPr="004C4796">
          <w:t xml:space="preserve"> when acetamidine is exposed to air</w:t>
        </w:r>
      </w:ins>
      <w:r w:rsidRPr="004C4796">
        <w:t xml:space="preserve"> at room temperature</w:t>
      </w:r>
      <w:ins w:id="136" w:author="Author">
        <w:r w:rsidR="00AB6C44" w:rsidRPr="004C4796">
          <w:t>.</w:t>
        </w:r>
      </w:ins>
      <w:del w:id="137" w:author="Author">
        <w:r w:rsidRPr="004C4796" w:rsidDel="00AB6C44">
          <w:rPr>
            <w:color w:val="8C3FC5"/>
            <w:vertAlign w:val="superscript"/>
          </w:rPr>
          <w:delText xml:space="preserve"> when stored in contact with air [</w:delText>
        </w:r>
      </w:del>
      <w:hyperlink r:id="rId25" w:anchor="B12" w:history="1">
        <w:r w:rsidRPr="004C4796">
          <w:rPr>
            <w:color w:val="8C3FC5"/>
            <w:vertAlign w:val="superscript"/>
          </w:rPr>
          <w:t>12</w:t>
        </w:r>
      </w:hyperlink>
      <w:del w:id="138" w:author="Author">
        <w:r w:rsidRPr="004C4796" w:rsidDel="00AB6C44">
          <w:delText>].</w:delText>
        </w:r>
        <w:r w:rsidRPr="004C4796" w:rsidDel="00033A1C">
          <w:delText xml:space="preserve"> Therefore,</w:delText>
        </w:r>
      </w:del>
      <w:r w:rsidRPr="004C4796">
        <w:t xml:space="preserve"> </w:t>
      </w:r>
      <w:del w:id="139" w:author="Author">
        <w:r w:rsidRPr="004C4796" w:rsidDel="00033A1C">
          <w:delText>i</w:delText>
        </w:r>
      </w:del>
      <w:ins w:id="140" w:author="Author">
        <w:r w:rsidR="00033A1C" w:rsidRPr="004C4796">
          <w:t>I</w:t>
        </w:r>
      </w:ins>
      <w:r w:rsidRPr="004C4796">
        <w:t>t is</w:t>
      </w:r>
      <w:ins w:id="141" w:author="Author">
        <w:r w:rsidR="00033A1C" w:rsidRPr="004C4796">
          <w:t xml:space="preserve"> therefore</w:t>
        </w:r>
      </w:ins>
      <w:r w:rsidRPr="004C4796">
        <w:t xml:space="preserve"> unsuitable as a starting material</w:t>
      </w:r>
      <w:ins w:id="142" w:author="Author">
        <w:r w:rsidR="00033A1C" w:rsidRPr="004C4796">
          <w:t>, so</w:t>
        </w:r>
      </w:ins>
      <w:r w:rsidRPr="004C4796">
        <w:t xml:space="preserve"> </w:t>
      </w:r>
      <w:del w:id="143" w:author="Author">
        <w:r w:rsidRPr="004C4796" w:rsidDel="00033A1C">
          <w:delText xml:space="preserve">for synthesis and the </w:delText>
        </w:r>
      </w:del>
      <w:r w:rsidRPr="004C4796">
        <w:t>use of an acetamidinium salt is necessary</w:t>
      </w:r>
      <w:ins w:id="144" w:author="Author">
        <w:r w:rsidR="00033A1C" w:rsidRPr="004C4796">
          <w:t xml:space="preserve"> for </w:t>
        </w:r>
        <w:r w:rsidR="004B3CDF" w:rsidRPr="004C4796">
          <w:t>synthetic reactions</w:t>
        </w:r>
      </w:ins>
      <w:r w:rsidRPr="004C4796">
        <w:t>.</w:t>
      </w:r>
    </w:p>
    <w:p w14:paraId="69159EC9" w14:textId="75685324" w:rsidR="008E0F8A" w:rsidRPr="004C4796" w:rsidRDefault="004B3CDF" w:rsidP="008E0F8A">
      <w:pPr>
        <w:pStyle w:val="RSCB02ArticleText"/>
        <w:ind w:firstLine="284"/>
      </w:pPr>
      <w:bookmarkStart w:id="145" w:name="_Hlk529798555"/>
      <w:commentRangeStart w:id="146"/>
      <w:ins w:id="147" w:author="Author">
        <w:r w:rsidRPr="004C4796">
          <w:t>Acetamidinium</w:t>
        </w:r>
        <w:r w:rsidRPr="004C4796">
          <w:rPr>
            <w:rFonts w:ascii="Times New Roman" w:eastAsia="Times New Roman" w:hAnsi="Times New Roman"/>
            <w:color w:val="000000"/>
            <w:sz w:val="24"/>
            <w:szCs w:val="24"/>
          </w:rPr>
          <w:t xml:space="preserve"> </w:t>
        </w:r>
        <w:r w:rsidRPr="004C4796">
          <w:t>chloride</w:t>
        </w:r>
        <w:r w:rsidR="00323034" w:rsidRPr="004C4796">
          <w:t xml:space="preserve"> (</w:t>
        </w:r>
        <w:r w:rsidR="00323034" w:rsidRPr="004C4796">
          <w:rPr>
            <w:b/>
          </w:rPr>
          <w:t>1</w:t>
        </w:r>
        <w:r w:rsidR="00323034" w:rsidRPr="004C4796">
          <w:t>)</w:t>
        </w:r>
        <w:r w:rsidRPr="004C4796">
          <w:t xml:space="preserve"> is </w:t>
        </w:r>
        <w:r w:rsidR="003841C1" w:rsidRPr="004C4796">
          <w:t xml:space="preserve">one of </w:t>
        </w:r>
        <w:r w:rsidRPr="004C4796">
          <w:t>the only commercially available salt</w:t>
        </w:r>
        <w:r w:rsidR="003841C1" w:rsidRPr="004C4796">
          <w:t>s</w:t>
        </w:r>
        <w:r w:rsidRPr="004C4796">
          <w:t xml:space="preserve"> of acetamidine and is </w:t>
        </w:r>
      </w:ins>
      <w:del w:id="148" w:author="Author">
        <w:r w:rsidR="008E0F8A" w:rsidRPr="004C4796" w:rsidDel="004B3CDF">
          <w:delText>T</w:delText>
        </w:r>
      </w:del>
      <w:ins w:id="149" w:author="Author">
        <w:r w:rsidRPr="004C4796">
          <w:t>t</w:t>
        </w:r>
      </w:ins>
      <w:r w:rsidR="008E0F8A" w:rsidRPr="004C4796">
        <w:t>he most commonly used</w:t>
      </w:r>
      <w:commentRangeEnd w:id="146"/>
      <w:r w:rsidR="003841C1" w:rsidRPr="004C4796">
        <w:rPr>
          <w:rStyle w:val="CommentReference"/>
          <w:rFonts w:cstheme="minorBidi"/>
          <w:w w:val="100"/>
        </w:rPr>
        <w:commentReference w:id="146"/>
      </w:r>
      <w:ins w:id="150" w:author="Author">
        <w:r w:rsidRPr="004C4796">
          <w:t>.</w:t>
        </w:r>
        <w:r w:rsidR="00323034" w:rsidRPr="004C4796">
          <w:t xml:space="preserve"> </w:t>
        </w:r>
      </w:ins>
      <w:del w:id="151" w:author="Author">
        <w:r w:rsidR="008E0F8A" w:rsidRPr="004C4796" w:rsidDel="004B3CDF">
          <w:rPr>
            <w:vertAlign w:val="superscript"/>
          </w:rPr>
          <w:delText xml:space="preserve"> and commercially available salt of acetamidine is acetamidinium</w:delText>
        </w:r>
        <w:r w:rsidR="008E0F8A" w:rsidRPr="004C4796" w:rsidDel="004B3CDF">
          <w:rPr>
            <w:rFonts w:ascii="Times New Roman" w:eastAsia="Times New Roman" w:hAnsi="Times New Roman"/>
            <w:color w:val="000000"/>
            <w:sz w:val="24"/>
            <w:szCs w:val="24"/>
            <w:vertAlign w:val="superscript"/>
          </w:rPr>
          <w:delText xml:space="preserve"> </w:delText>
        </w:r>
        <w:r w:rsidR="008E0F8A" w:rsidRPr="004C4796" w:rsidDel="004B3CDF">
          <w:rPr>
            <w:vertAlign w:val="superscript"/>
          </w:rPr>
          <w:delText>chloride (</w:delText>
        </w:r>
        <w:r w:rsidR="008E0F8A" w:rsidRPr="004C4796" w:rsidDel="00323034">
          <w:rPr>
            <w:vertAlign w:val="superscript"/>
          </w:rPr>
          <w:delText>1</w:delText>
        </w:r>
        <w:r w:rsidR="008E0F8A" w:rsidRPr="004C4796" w:rsidDel="004B3CDF">
          <w:delText>).</w:delText>
        </w:r>
        <w:r w:rsidR="008E0F8A" w:rsidRPr="004C4796" w:rsidDel="00323034">
          <w:delText xml:space="preserve"> </w:delText>
        </w:r>
      </w:del>
      <w:r w:rsidR="008E0F8A" w:rsidRPr="004C4796">
        <w:t>It is prepared by the Pinner method from acetonitrile and alcohol in the presence of hydrogen chloride</w:t>
      </w:r>
      <w:ins w:id="152" w:author="Author">
        <w:r w:rsidR="00DF054E" w:rsidRPr="004C4796">
          <w:t>.</w:t>
        </w:r>
      </w:ins>
      <w:del w:id="153" w:author="Author">
        <w:r w:rsidR="008E0F8A" w:rsidRPr="004C4796" w:rsidDel="00DF054E">
          <w:delText>, followed by</w:delText>
        </w:r>
      </w:del>
      <w:r w:rsidR="008E0F8A" w:rsidRPr="004C4796">
        <w:t xml:space="preserve"> </w:t>
      </w:r>
      <w:del w:id="154" w:author="Author">
        <w:r w:rsidR="008E0F8A" w:rsidRPr="004C4796" w:rsidDel="00DF054E">
          <w:delText>addition of a</w:delText>
        </w:r>
      </w:del>
      <w:ins w:id="155" w:author="Author">
        <w:r w:rsidR="00DF054E" w:rsidRPr="004C4796">
          <w:t>A</w:t>
        </w:r>
      </w:ins>
      <w:r w:rsidR="008E0F8A" w:rsidRPr="004C4796">
        <w:t>mmonia</w:t>
      </w:r>
      <w:ins w:id="156" w:author="Author">
        <w:r w:rsidR="00DF054E" w:rsidRPr="004C4796">
          <w:t xml:space="preserve"> is added </w:t>
        </w:r>
      </w:ins>
      <w:del w:id="157" w:author="Author">
        <w:r w:rsidR="008E0F8A" w:rsidRPr="004C4796" w:rsidDel="00DF054E">
          <w:delText xml:space="preserve"> </w:delText>
        </w:r>
      </w:del>
      <w:r w:rsidR="008E0F8A" w:rsidRPr="004C4796">
        <w:t>to</w:t>
      </w:r>
      <w:ins w:id="158" w:author="Author">
        <w:r w:rsidRPr="004C4796">
          <w:t xml:space="preserve"> </w:t>
        </w:r>
      </w:ins>
      <w:del w:id="159" w:author="Author">
        <w:r w:rsidR="008E0F8A" w:rsidRPr="004C4796" w:rsidDel="00DF054E">
          <w:delText xml:space="preserve"> </w:delText>
        </w:r>
      </w:del>
      <w:r w:rsidR="008E0F8A" w:rsidRPr="004C4796">
        <w:t>the</w:t>
      </w:r>
      <w:ins w:id="160" w:author="Author">
        <w:r w:rsidRPr="004C4796">
          <w:t xml:space="preserve"> imi</w:t>
        </w:r>
        <w:r w:rsidR="009B7C25" w:rsidRPr="004C4796">
          <w:t>n</w:t>
        </w:r>
        <w:r w:rsidRPr="004C4796">
          <w:t>oether</w:t>
        </w:r>
      </w:ins>
      <w:r w:rsidR="008E0F8A" w:rsidRPr="004C4796">
        <w:t xml:space="preserve"> intermediate</w:t>
      </w:r>
      <w:ins w:id="161" w:author="Author">
        <w:r w:rsidR="00DF054E" w:rsidRPr="004C4796">
          <w:t xml:space="preserve"> to yield </w:t>
        </w:r>
        <w:r w:rsidR="00DF054E" w:rsidRPr="004C4796">
          <w:rPr>
            <w:b/>
          </w:rPr>
          <w:t>1</w:t>
        </w:r>
        <w:r w:rsidRPr="004C4796">
          <w:t>.</w:t>
        </w:r>
      </w:ins>
      <w:del w:id="162" w:author="Author">
        <w:r w:rsidR="008E0F8A" w:rsidRPr="004C4796" w:rsidDel="004B3CDF">
          <w:rPr>
            <w:color w:val="8C3FC5"/>
            <w:vertAlign w:val="superscript"/>
          </w:rPr>
          <w:delText xml:space="preserve"> iminoether [</w:delText>
        </w:r>
      </w:del>
      <w:hyperlink r:id="rId26" w:anchor="B13" w:history="1">
        <w:r w:rsidR="008E0F8A" w:rsidRPr="004C4796">
          <w:rPr>
            <w:color w:val="8C3FC5"/>
            <w:vertAlign w:val="superscript"/>
          </w:rPr>
          <w:t>13</w:t>
        </w:r>
      </w:hyperlink>
      <w:ins w:id="163" w:author="Author">
        <w:r w:rsidR="004E4FA0" w:rsidRPr="004C4796">
          <w:t xml:space="preserve"> </w:t>
        </w:r>
        <w:commentRangeStart w:id="164"/>
        <w:r w:rsidR="004E4FA0" w:rsidRPr="004C4796">
          <w:t>Many synthetic routes for acetamidines have been reviewed</w:t>
        </w:r>
        <w:commentRangeEnd w:id="164"/>
        <w:r w:rsidR="004E4FA0" w:rsidRPr="004C4796">
          <w:rPr>
            <w:rStyle w:val="CommentReference"/>
            <w:rFonts w:cstheme="minorBidi"/>
            <w:w w:val="100"/>
          </w:rPr>
          <w:commentReference w:id="164"/>
        </w:r>
        <w:r w:rsidR="004E4FA0" w:rsidRPr="004C4796">
          <w:t>.</w:t>
        </w:r>
        <w:r w:rsidR="004E4FA0" w:rsidRPr="004C4796">
          <w:rPr>
            <w:color w:val="8C3FC5"/>
            <w:vertAlign w:val="superscript"/>
          </w:rPr>
          <w:fldChar w:fldCharType="begin"/>
        </w:r>
        <w:r w:rsidR="004E4FA0" w:rsidRPr="004C4796">
          <w:rPr>
            <w:color w:val="8C3FC5"/>
            <w:vertAlign w:val="superscript"/>
          </w:rPr>
          <w:instrText xml:space="preserve"> HYPERLINK "https://www.ncbi.nlm.nih.gov/pmc/articles/PMC3275501/" \l "B20" </w:instrText>
        </w:r>
        <w:r w:rsidR="004E4FA0" w:rsidRPr="004C4796">
          <w:rPr>
            <w:color w:val="8C3FC5"/>
            <w:vertAlign w:val="superscript"/>
          </w:rPr>
          <w:fldChar w:fldCharType="separate"/>
        </w:r>
        <w:r w:rsidR="004E4FA0" w:rsidRPr="004C4796">
          <w:rPr>
            <w:color w:val="8C3FC5"/>
            <w:vertAlign w:val="superscript"/>
          </w:rPr>
          <w:t>20</w:t>
        </w:r>
        <w:r w:rsidR="004E4FA0" w:rsidRPr="004C4796">
          <w:rPr>
            <w:color w:val="8C3FC5"/>
            <w:vertAlign w:val="superscript"/>
          </w:rPr>
          <w:fldChar w:fldCharType="end"/>
        </w:r>
        <w:r w:rsidR="004E4FA0" w:rsidRPr="004C4796">
          <w:rPr>
            <w:color w:val="8C3FC5"/>
            <w:vertAlign w:val="superscript"/>
          </w:rPr>
          <w:t>,</w:t>
        </w:r>
        <w:r w:rsidR="004E4FA0" w:rsidRPr="004C4796">
          <w:rPr>
            <w:color w:val="8C3FC5"/>
            <w:vertAlign w:val="superscript"/>
          </w:rPr>
          <w:fldChar w:fldCharType="begin"/>
        </w:r>
        <w:r w:rsidR="004E4FA0" w:rsidRPr="004C4796">
          <w:rPr>
            <w:color w:val="8C3FC5"/>
            <w:vertAlign w:val="superscript"/>
          </w:rPr>
          <w:instrText xml:space="preserve"> HYPERLINK "https://www.ncbi.nlm.nih.gov/pmc/articles/PMC3275501/" \l "B21" </w:instrText>
        </w:r>
        <w:r w:rsidR="004E4FA0" w:rsidRPr="004C4796">
          <w:rPr>
            <w:color w:val="8C3FC5"/>
            <w:vertAlign w:val="superscript"/>
          </w:rPr>
          <w:fldChar w:fldCharType="separate"/>
        </w:r>
        <w:r w:rsidR="004E4FA0" w:rsidRPr="004C4796">
          <w:rPr>
            <w:color w:val="8C3FC5"/>
            <w:vertAlign w:val="superscript"/>
          </w:rPr>
          <w:t>21</w:t>
        </w:r>
        <w:r w:rsidR="004E4FA0" w:rsidRPr="004C4796">
          <w:rPr>
            <w:color w:val="8C3FC5"/>
            <w:vertAlign w:val="superscript"/>
          </w:rPr>
          <w:fldChar w:fldCharType="end"/>
        </w:r>
      </w:ins>
      <w:del w:id="165" w:author="Author">
        <w:r w:rsidR="008E0F8A" w:rsidRPr="004C4796" w:rsidDel="004B3CDF">
          <w:delText>].</w:delText>
        </w:r>
      </w:del>
      <w:r w:rsidR="008E0F8A" w:rsidRPr="004C4796">
        <w:t xml:space="preserve"> Reaction of </w:t>
      </w:r>
      <w:r w:rsidR="008E0F8A" w:rsidRPr="004C4796">
        <w:t xml:space="preserve">acetonitrile with cobalt or nickel nitrates and oximes </w:t>
      </w:r>
      <w:del w:id="166" w:author="Author">
        <w:r w:rsidR="008E0F8A" w:rsidRPr="004C4796" w:rsidDel="004A3F5E">
          <w:delText>gives</w:delText>
        </w:r>
      </w:del>
      <w:ins w:id="167" w:author="Author">
        <w:r w:rsidR="004A3F5E" w:rsidRPr="004C4796">
          <w:t>yields</w:t>
        </w:r>
        <w:r w:rsidR="009B7C25" w:rsidRPr="004C4796">
          <w:t xml:space="preserve"> </w:t>
        </w:r>
      </w:ins>
      <w:del w:id="168" w:author="Author">
        <w:r w:rsidR="008E0F8A" w:rsidRPr="004C4796" w:rsidDel="009B7C25">
          <w:delText xml:space="preserve"> </w:delText>
        </w:r>
      </w:del>
      <w:r w:rsidR="008E0F8A" w:rsidRPr="004C4796">
        <w:t>acetamidinium nitrate (</w:t>
      </w:r>
      <w:r w:rsidR="008E0F8A" w:rsidRPr="004C4796">
        <w:rPr>
          <w:b/>
        </w:rPr>
        <w:t>2</w:t>
      </w:r>
      <w:r w:rsidR="008E0F8A" w:rsidRPr="004C4796">
        <w:t>)</w:t>
      </w:r>
      <w:ins w:id="169" w:author="Author">
        <w:r w:rsidR="004A3F5E" w:rsidRPr="004C4796">
          <w:t>.</w:t>
        </w:r>
      </w:ins>
      <w:del w:id="170" w:author="Author">
        <w:r w:rsidR="008E0F8A" w:rsidRPr="004C4796" w:rsidDel="004A3F5E">
          <w:rPr>
            <w:color w:val="8C3FC5"/>
          </w:rPr>
          <w:delText xml:space="preserve"> [</w:delText>
        </w:r>
      </w:del>
      <w:hyperlink r:id="rId27" w:anchor="B14" w:history="1">
        <w:r w:rsidR="008E0F8A" w:rsidRPr="004C4796">
          <w:rPr>
            <w:color w:val="8C3FC5"/>
            <w:vertAlign w:val="superscript"/>
          </w:rPr>
          <w:t>14</w:t>
        </w:r>
      </w:hyperlink>
      <w:r w:rsidR="008E0F8A" w:rsidRPr="004C4796">
        <w:rPr>
          <w:color w:val="8C3FC5"/>
          <w:vertAlign w:val="superscript"/>
        </w:rPr>
        <w:t>,</w:t>
      </w:r>
      <w:hyperlink r:id="rId28" w:anchor="B15" w:history="1">
        <w:r w:rsidR="008E0F8A" w:rsidRPr="004C4796">
          <w:rPr>
            <w:color w:val="8C3FC5"/>
            <w:vertAlign w:val="superscript"/>
          </w:rPr>
          <w:t>15</w:t>
        </w:r>
      </w:hyperlink>
      <w:del w:id="171" w:author="Author">
        <w:r w:rsidR="008E0F8A" w:rsidRPr="004C4796" w:rsidDel="004A3F5E">
          <w:delText>].</w:delText>
        </w:r>
      </w:del>
      <w:r w:rsidR="008E0F8A" w:rsidRPr="004C4796">
        <w:t xml:space="preserve"> </w:t>
      </w:r>
      <w:commentRangeStart w:id="172"/>
      <w:r w:rsidR="008E0F8A" w:rsidRPr="004C4796">
        <w:t>An</w:t>
      </w:r>
      <w:ins w:id="173" w:author="Author">
        <w:r w:rsidR="00BE7E90" w:rsidRPr="004C4796">
          <w:t>other</w:t>
        </w:r>
      </w:ins>
      <w:del w:id="174" w:author="Author">
        <w:r w:rsidR="008E0F8A" w:rsidRPr="004C4796" w:rsidDel="00BE7E90">
          <w:delText xml:space="preserve"> easily accessible</w:delText>
        </w:r>
      </w:del>
      <w:r w:rsidR="008E0F8A" w:rsidRPr="004C4796">
        <w:t xml:space="preserve"> acetamidine salt</w:t>
      </w:r>
      <w:ins w:id="175" w:author="Author">
        <w:r w:rsidR="00BE7E90" w:rsidRPr="004C4796">
          <w:t xml:space="preserve">, </w:t>
        </w:r>
      </w:ins>
      <w:del w:id="176" w:author="Author">
        <w:r w:rsidR="008E0F8A" w:rsidRPr="004C4796" w:rsidDel="00BE7E90">
          <w:delText xml:space="preserve"> is </w:delText>
        </w:r>
      </w:del>
      <w:r w:rsidR="008E0F8A" w:rsidRPr="004C4796">
        <w:t>acetamidinium acetate (</w:t>
      </w:r>
      <w:r w:rsidR="008E0F8A" w:rsidRPr="004C4796">
        <w:rPr>
          <w:b/>
        </w:rPr>
        <w:t>3</w:t>
      </w:r>
      <w:r w:rsidR="008E0F8A" w:rsidRPr="004C4796">
        <w:t>),</w:t>
      </w:r>
      <w:ins w:id="177" w:author="Author">
        <w:r w:rsidR="00BE7E90" w:rsidRPr="004C4796">
          <w:t xml:space="preserve"> is readily</w:t>
        </w:r>
      </w:ins>
      <w:r w:rsidR="008E0F8A" w:rsidRPr="004C4796">
        <w:t xml:space="preserve"> prepared</w:t>
      </w:r>
      <w:commentRangeEnd w:id="172"/>
      <w:r w:rsidR="00BE7E90" w:rsidRPr="004C4796">
        <w:rPr>
          <w:rStyle w:val="CommentReference"/>
          <w:rFonts w:cstheme="minorBidi"/>
          <w:w w:val="100"/>
        </w:rPr>
        <w:commentReference w:id="172"/>
      </w:r>
      <w:r w:rsidR="008E0F8A" w:rsidRPr="004C4796">
        <w:t xml:space="preserve"> </w:t>
      </w:r>
      <w:del w:id="178" w:author="Author">
        <w:r w:rsidR="008E0F8A" w:rsidRPr="004C4796" w:rsidDel="00BE7E90">
          <w:delText>by the reaction</w:delText>
        </w:r>
      </w:del>
      <w:ins w:id="179" w:author="Author">
        <w:r w:rsidR="00BE7E90" w:rsidRPr="004C4796">
          <w:t>from</w:t>
        </w:r>
      </w:ins>
      <w:r w:rsidR="008E0F8A" w:rsidRPr="004C4796">
        <w:t xml:space="preserve"> </w:t>
      </w:r>
      <w:del w:id="180" w:author="Author">
        <w:r w:rsidR="008E0F8A" w:rsidRPr="004C4796" w:rsidDel="00BE7E90">
          <w:delText xml:space="preserve">of </w:delText>
        </w:r>
      </w:del>
      <w:r w:rsidR="008E0F8A" w:rsidRPr="004C4796">
        <w:t>triethyl orthoacetate, ammonia</w:t>
      </w:r>
      <w:ins w:id="181" w:author="Author">
        <w:r w:rsidR="00BE7E90" w:rsidRPr="004C4796">
          <w:t>,</w:t>
        </w:r>
      </w:ins>
      <w:r w:rsidR="008E0F8A" w:rsidRPr="004C4796">
        <w:t xml:space="preserve"> and ammonium acetate</w:t>
      </w:r>
      <w:ins w:id="182" w:author="Author">
        <w:r w:rsidR="00BE7E90" w:rsidRPr="004C4796">
          <w:t>.</w:t>
        </w:r>
      </w:ins>
      <w:del w:id="183" w:author="Author">
        <w:r w:rsidR="008E0F8A" w:rsidRPr="004C4796" w:rsidDel="00BE7E90">
          <w:rPr>
            <w:color w:val="8C3FC5"/>
            <w:vertAlign w:val="superscript"/>
          </w:rPr>
          <w:delText xml:space="preserve"> [</w:delText>
        </w:r>
      </w:del>
      <w:hyperlink r:id="rId29" w:anchor="B16" w:history="1">
        <w:r w:rsidR="008E0F8A" w:rsidRPr="004C4796">
          <w:rPr>
            <w:color w:val="8C3FC5"/>
            <w:vertAlign w:val="superscript"/>
          </w:rPr>
          <w:t>16</w:t>
        </w:r>
      </w:hyperlink>
      <w:del w:id="184" w:author="Author">
        <w:r w:rsidR="008E0F8A" w:rsidRPr="004C4796" w:rsidDel="00BE7E90">
          <w:delText>].</w:delText>
        </w:r>
      </w:del>
      <w:r w:rsidR="008E0F8A" w:rsidRPr="004C4796">
        <w:t xml:space="preserve"> Th</w:t>
      </w:r>
      <w:del w:id="185" w:author="Author">
        <w:r w:rsidR="008E0F8A" w:rsidRPr="004C4796" w:rsidDel="00BE7E90">
          <w:delText>e</w:delText>
        </w:r>
      </w:del>
      <w:ins w:id="186" w:author="Author">
        <w:r w:rsidR="00BE7E90" w:rsidRPr="004C4796">
          <w:t>is</w:t>
        </w:r>
      </w:ins>
      <w:r w:rsidR="008E0F8A" w:rsidRPr="004C4796">
        <w:t xml:space="preserve"> method is convenient</w:t>
      </w:r>
      <w:ins w:id="187" w:author="Author">
        <w:r w:rsidR="00BE7E90" w:rsidRPr="004C4796">
          <w:t xml:space="preserve"> for</w:t>
        </w:r>
      </w:ins>
      <w:del w:id="188" w:author="Author">
        <w:r w:rsidR="008E0F8A" w:rsidRPr="004C4796" w:rsidDel="00BE7E90">
          <w:delText>,</w:delText>
        </w:r>
      </w:del>
      <w:r w:rsidR="008E0F8A" w:rsidRPr="004C4796">
        <w:t xml:space="preserve"> both </w:t>
      </w:r>
      <w:del w:id="189" w:author="Author">
        <w:r w:rsidR="008E0F8A" w:rsidRPr="004C4796" w:rsidDel="00BE7E90">
          <w:delText xml:space="preserve">for </w:delText>
        </w:r>
      </w:del>
      <w:r w:rsidR="008E0F8A" w:rsidRPr="004C4796">
        <w:t>laboratory and industrial</w:t>
      </w:r>
      <w:ins w:id="190" w:author="Author">
        <w:r w:rsidR="0064297D" w:rsidRPr="004C4796">
          <w:t>-scale</w:t>
        </w:r>
      </w:ins>
      <w:r w:rsidR="008E0F8A" w:rsidRPr="004C4796">
        <w:t xml:space="preserve"> </w:t>
      </w:r>
      <w:ins w:id="191" w:author="Author">
        <w:r w:rsidR="00BE7E90" w:rsidRPr="004C4796">
          <w:t>synthesis, and</w:t>
        </w:r>
      </w:ins>
      <w:del w:id="192" w:author="Author">
        <w:r w:rsidR="008E0F8A" w:rsidRPr="004C4796" w:rsidDel="00BE7E90">
          <w:delText>use or</w:delText>
        </w:r>
      </w:del>
      <w:r w:rsidR="008E0F8A" w:rsidRPr="004C4796">
        <w:t xml:space="preserve"> the acetate may be further transformed </w:t>
      </w:r>
      <w:del w:id="193" w:author="Author">
        <w:r w:rsidR="008E0F8A" w:rsidRPr="004C4796" w:rsidDel="00B75973">
          <w:delText>into</w:delText>
        </w:r>
      </w:del>
      <w:ins w:id="194" w:author="Author">
        <w:r w:rsidR="00B75973" w:rsidRPr="004C4796">
          <w:t xml:space="preserve">to yield </w:t>
        </w:r>
      </w:ins>
      <w:del w:id="195" w:author="Author">
        <w:r w:rsidR="008E0F8A" w:rsidRPr="004C4796" w:rsidDel="00B75973">
          <w:delText xml:space="preserve"> </w:delText>
        </w:r>
      </w:del>
      <w:r w:rsidR="008E0F8A" w:rsidRPr="004C4796">
        <w:t xml:space="preserve">other salts, </w:t>
      </w:r>
      <w:ins w:id="196" w:author="Author">
        <w:r w:rsidR="004E4FA0" w:rsidRPr="004C4796">
          <w:t>such as</w:t>
        </w:r>
      </w:ins>
      <w:del w:id="197" w:author="Author">
        <w:r w:rsidR="008E0F8A" w:rsidRPr="004C4796" w:rsidDel="004E4FA0">
          <w:delText>e.g.</w:delText>
        </w:r>
      </w:del>
      <w:ins w:id="198" w:author="Author">
        <w:r w:rsidR="004E4FA0" w:rsidRPr="004C4796">
          <w:t xml:space="preserve"> the</w:t>
        </w:r>
      </w:ins>
      <w:r w:rsidR="008E0F8A" w:rsidRPr="004C4796">
        <w:t xml:space="preserve"> formate (</w:t>
      </w:r>
      <w:r w:rsidR="008E0F8A" w:rsidRPr="004C4796">
        <w:rPr>
          <w:b/>
        </w:rPr>
        <w:t>4</w:t>
      </w:r>
      <w:r w:rsidR="008E0F8A" w:rsidRPr="004C4796">
        <w:t>)</w:t>
      </w:r>
      <w:del w:id="199" w:author="Author">
        <w:r w:rsidR="008E0F8A" w:rsidRPr="004C4796" w:rsidDel="004E4FA0">
          <w:rPr>
            <w:color w:val="8C3FC5"/>
            <w:vertAlign w:val="superscript"/>
          </w:rPr>
          <w:delText xml:space="preserve"> [</w:delText>
        </w:r>
      </w:del>
      <w:hyperlink r:id="rId30" w:anchor="B17" w:history="1">
        <w:r w:rsidR="008E0F8A" w:rsidRPr="004C4796">
          <w:rPr>
            <w:color w:val="8C3FC5"/>
            <w:vertAlign w:val="superscript"/>
          </w:rPr>
          <w:t>17</w:t>
        </w:r>
      </w:hyperlink>
      <w:ins w:id="200" w:author="Author">
        <w:r w:rsidR="004E4FA0" w:rsidRPr="004C4796">
          <w:t>,</w:t>
        </w:r>
      </w:ins>
      <w:del w:id="201" w:author="Author">
        <w:r w:rsidR="008E0F8A" w:rsidRPr="004C4796" w:rsidDel="004E4FA0">
          <w:delText>]</w:delText>
        </w:r>
      </w:del>
      <w:r w:rsidR="008E0F8A" w:rsidRPr="004C4796">
        <w:t xml:space="preserve"> sul</w:t>
      </w:r>
      <w:ins w:id="202" w:author="Author">
        <w:r w:rsidR="004E4FA0" w:rsidRPr="004C4796">
          <w:t>fate</w:t>
        </w:r>
      </w:ins>
      <w:del w:id="203" w:author="Author">
        <w:r w:rsidR="008E0F8A" w:rsidRPr="004C4796" w:rsidDel="004E4FA0">
          <w:delText>phate</w:delText>
        </w:r>
      </w:del>
      <w:r w:rsidR="008E0F8A" w:rsidRPr="004C4796">
        <w:t xml:space="preserve"> (</w:t>
      </w:r>
      <w:r w:rsidR="008E0F8A" w:rsidRPr="004C4796">
        <w:rPr>
          <w:b/>
        </w:rPr>
        <w:t>5</w:t>
      </w:r>
      <w:r w:rsidR="008E0F8A" w:rsidRPr="004C4796">
        <w:t>)</w:t>
      </w:r>
      <w:del w:id="204" w:author="Author">
        <w:r w:rsidR="008E0F8A" w:rsidRPr="004C4796" w:rsidDel="004E4FA0">
          <w:rPr>
            <w:color w:val="8C3FC5"/>
            <w:vertAlign w:val="superscript"/>
          </w:rPr>
          <w:delText xml:space="preserve"> [</w:delText>
        </w:r>
      </w:del>
      <w:hyperlink r:id="rId31" w:anchor="B18" w:history="1">
        <w:r w:rsidR="008E0F8A" w:rsidRPr="004C4796">
          <w:rPr>
            <w:color w:val="8C3FC5"/>
            <w:vertAlign w:val="superscript"/>
          </w:rPr>
          <w:t>18</w:t>
        </w:r>
      </w:hyperlink>
      <w:ins w:id="205" w:author="Author">
        <w:r w:rsidR="004E4FA0" w:rsidRPr="004C4796">
          <w:t>,</w:t>
        </w:r>
      </w:ins>
      <w:del w:id="206" w:author="Author">
        <w:r w:rsidR="008E0F8A" w:rsidRPr="004C4796" w:rsidDel="004E4FA0">
          <w:delText>]</w:delText>
        </w:r>
      </w:del>
      <w:r w:rsidR="008E0F8A" w:rsidRPr="004C4796">
        <w:t xml:space="preserve"> </w:t>
      </w:r>
      <w:del w:id="207" w:author="Author">
        <w:r w:rsidR="008E0F8A" w:rsidRPr="004C4796" w:rsidDel="002F5A40">
          <w:delText>or</w:delText>
        </w:r>
      </w:del>
      <w:ins w:id="208" w:author="Author">
        <w:r w:rsidR="002F5A40" w:rsidRPr="004C4796">
          <w:t xml:space="preserve">and </w:t>
        </w:r>
      </w:ins>
      <w:del w:id="209" w:author="Author">
        <w:r w:rsidR="008E0F8A" w:rsidRPr="004C4796" w:rsidDel="002F5A40">
          <w:delText xml:space="preserve"> </w:delText>
        </w:r>
      </w:del>
      <w:r w:rsidR="008E0F8A" w:rsidRPr="004C4796">
        <w:t>dinitromethanide</w:t>
      </w:r>
      <w:ins w:id="210" w:author="Author">
        <w:r w:rsidR="0064297D" w:rsidRPr="004C4796">
          <w:t xml:space="preserve"> salt</w:t>
        </w:r>
        <w:r w:rsidR="00B75973" w:rsidRPr="004C4796">
          <w:t>s</w:t>
        </w:r>
      </w:ins>
      <w:r w:rsidR="008E0F8A" w:rsidRPr="004C4796">
        <w:t xml:space="preserve"> (</w:t>
      </w:r>
      <w:r w:rsidR="008E0F8A" w:rsidRPr="004C4796">
        <w:rPr>
          <w:b/>
        </w:rPr>
        <w:t>6</w:t>
      </w:r>
      <w:r w:rsidR="008E0F8A" w:rsidRPr="004C4796">
        <w:t>)</w:t>
      </w:r>
      <w:ins w:id="211" w:author="Author">
        <w:r w:rsidR="004E4FA0" w:rsidRPr="004C4796">
          <w:t>.</w:t>
        </w:r>
      </w:ins>
      <w:del w:id="212" w:author="Author">
        <w:r w:rsidR="008E0F8A" w:rsidRPr="004C4796" w:rsidDel="004E4FA0">
          <w:rPr>
            <w:color w:val="8C3FC5"/>
            <w:vertAlign w:val="superscript"/>
          </w:rPr>
          <w:delText xml:space="preserve"> [</w:delText>
        </w:r>
      </w:del>
      <w:hyperlink r:id="rId32" w:anchor="B19" w:history="1">
        <w:r w:rsidR="008E0F8A" w:rsidRPr="004C4796">
          <w:rPr>
            <w:color w:val="8C3FC5"/>
            <w:vertAlign w:val="superscript"/>
          </w:rPr>
          <w:t>19</w:t>
        </w:r>
      </w:hyperlink>
      <w:del w:id="213" w:author="Author">
        <w:r w:rsidR="008E0F8A" w:rsidRPr="004C4796" w:rsidDel="004E4FA0">
          <w:rPr>
            <w:color w:val="8C3FC5"/>
          </w:rPr>
          <w:delText>].</w:delText>
        </w:r>
      </w:del>
      <w:r w:rsidR="008E0F8A" w:rsidRPr="004C4796">
        <w:rPr>
          <w:color w:val="8C3FC5"/>
        </w:rPr>
        <w:t xml:space="preserve"> </w:t>
      </w:r>
      <w:del w:id="214" w:author="Author">
        <w:r w:rsidR="008E0F8A" w:rsidRPr="004C4796" w:rsidDel="004E4FA0">
          <w:delText>Many synthetic routes for acetamidines have been reviewed [</w:delText>
        </w:r>
        <w:r w:rsidR="00C3147A" w:rsidRPr="004C4796" w:rsidDel="004E4FA0">
          <w:fldChar w:fldCharType="begin"/>
        </w:r>
        <w:r w:rsidR="00C3147A" w:rsidRPr="004C4796" w:rsidDel="004E4FA0">
          <w:delInstrText xml:space="preserve"> HYPERLINK "https://www.ncbi.nlm.nih.gov/pmc/articles/PMC3275501/" \l "B20" </w:delInstrText>
        </w:r>
        <w:r w:rsidR="00C3147A" w:rsidRPr="004C4796" w:rsidDel="004E4FA0">
          <w:fldChar w:fldCharType="separate"/>
        </w:r>
        <w:r w:rsidR="008E0F8A" w:rsidRPr="004C4796" w:rsidDel="004E4FA0">
          <w:delText>20</w:delText>
        </w:r>
        <w:r w:rsidR="00C3147A" w:rsidRPr="004C4796" w:rsidDel="004E4FA0">
          <w:fldChar w:fldCharType="end"/>
        </w:r>
        <w:r w:rsidR="008E0F8A" w:rsidRPr="004C4796" w:rsidDel="004E4FA0">
          <w:delText>,</w:delText>
        </w:r>
        <w:r w:rsidR="00C3147A" w:rsidRPr="004C4796" w:rsidDel="004E4FA0">
          <w:fldChar w:fldCharType="begin"/>
        </w:r>
        <w:r w:rsidR="00C3147A" w:rsidRPr="004C4796" w:rsidDel="004E4FA0">
          <w:delInstrText xml:space="preserve"> HYPERLINK "https://www.ncbi.nlm.nih.gov/pmc/articles/PMC3275501/" \l "B21" </w:delInstrText>
        </w:r>
        <w:r w:rsidR="00C3147A" w:rsidRPr="004C4796" w:rsidDel="004E4FA0">
          <w:fldChar w:fldCharType="separate"/>
        </w:r>
        <w:r w:rsidR="008E0F8A" w:rsidRPr="004C4796" w:rsidDel="004E4FA0">
          <w:delText>21</w:delText>
        </w:r>
        <w:r w:rsidR="00C3147A" w:rsidRPr="004C4796" w:rsidDel="004E4FA0">
          <w:fldChar w:fldCharType="end"/>
        </w:r>
        <w:r w:rsidR="008E0F8A" w:rsidRPr="004C4796" w:rsidDel="004E4FA0">
          <w:delText>].</w:delText>
        </w:r>
      </w:del>
      <w:bookmarkEnd w:id="145"/>
    </w:p>
    <w:p w14:paraId="605E9F8E" w14:textId="011175D4" w:rsidR="004E699D" w:rsidRPr="004C4796" w:rsidRDefault="004E699D" w:rsidP="004E699D">
      <w:pPr>
        <w:pStyle w:val="RSCB02ArticleText"/>
        <w:ind w:firstLine="284"/>
      </w:pPr>
      <w:commentRangeStart w:id="215"/>
      <w:r w:rsidRPr="004C4796">
        <w:t>The main disadvantage of acetam</w:t>
      </w:r>
      <w:ins w:id="216" w:author="Author">
        <w:r w:rsidR="0064297D" w:rsidRPr="004C4796">
          <w:t>id</w:t>
        </w:r>
      </w:ins>
      <w:r w:rsidRPr="004C4796">
        <w:t>inium chloride is</w:t>
      </w:r>
      <w:ins w:id="217" w:author="Author">
        <w:r w:rsidR="0064297D" w:rsidRPr="004C4796">
          <w:t xml:space="preserve"> that it is</w:t>
        </w:r>
      </w:ins>
      <w:del w:id="218" w:author="Author">
        <w:r w:rsidRPr="004C4796" w:rsidDel="0064297D">
          <w:delText xml:space="preserve"> its </w:delText>
        </w:r>
      </w:del>
      <w:ins w:id="219" w:author="Author">
        <w:r w:rsidR="0064297D" w:rsidRPr="004C4796">
          <w:t xml:space="preserve"> </w:t>
        </w:r>
      </w:ins>
      <w:r w:rsidRPr="004C4796">
        <w:t>relatively</w:t>
      </w:r>
      <w:ins w:id="220" w:author="Author">
        <w:r w:rsidR="0064297D" w:rsidRPr="004C4796">
          <w:t xml:space="preserve"> hygroscopic</w:t>
        </w:r>
        <w:commentRangeEnd w:id="215"/>
        <w:r w:rsidR="0064297D" w:rsidRPr="004C4796">
          <w:rPr>
            <w:rStyle w:val="CommentReference"/>
            <w:rFonts w:cstheme="minorBidi"/>
            <w:w w:val="100"/>
          </w:rPr>
          <w:commentReference w:id="215"/>
        </w:r>
        <w:r w:rsidR="0064297D" w:rsidRPr="004C4796">
          <w:t>.</w:t>
        </w:r>
      </w:ins>
      <w:del w:id="221" w:author="Author">
        <w:r w:rsidRPr="004C4796" w:rsidDel="0064297D">
          <w:delText xml:space="preserve"> high hygroscopicity.</w:delText>
        </w:r>
      </w:del>
      <w:r w:rsidRPr="004C4796">
        <w:t xml:space="preserve"> The </w:t>
      </w:r>
      <w:ins w:id="222" w:author="Author">
        <w:r w:rsidR="00857BEA" w:rsidRPr="004C4796">
          <w:t>formation</w:t>
        </w:r>
      </w:ins>
      <w:del w:id="223" w:author="Author">
        <w:r w:rsidRPr="004C4796" w:rsidDel="00857BEA">
          <w:delText>release</w:delText>
        </w:r>
      </w:del>
      <w:r w:rsidRPr="004C4796">
        <w:t xml:space="preserve"> of the free base in methanol by </w:t>
      </w:r>
      <w:ins w:id="224" w:author="Author">
        <w:r w:rsidR="00B74A6B" w:rsidRPr="004C4796">
          <w:t xml:space="preserve">using </w:t>
        </w:r>
      </w:ins>
      <w:del w:id="225" w:author="Author">
        <w:r w:rsidRPr="004C4796" w:rsidDel="00857BEA">
          <w:delText xml:space="preserve">the use of </w:delText>
        </w:r>
      </w:del>
      <w:r w:rsidRPr="004C4796">
        <w:t xml:space="preserve">sodium methoxide </w:t>
      </w:r>
      <w:ins w:id="226" w:author="Author">
        <w:r w:rsidR="00857BEA" w:rsidRPr="004C4796">
          <w:t>produces</w:t>
        </w:r>
      </w:ins>
      <w:del w:id="227" w:author="Author">
        <w:r w:rsidRPr="004C4796" w:rsidDel="00857BEA">
          <w:delText>will produce</w:delText>
        </w:r>
      </w:del>
      <w:r w:rsidRPr="004C4796">
        <w:t xml:space="preserve"> sodium chloride, which is part</w:t>
      </w:r>
      <w:ins w:id="228" w:author="Author">
        <w:r w:rsidR="00857BEA" w:rsidRPr="004C4796">
          <w:t>ial</w:t>
        </w:r>
      </w:ins>
      <w:r w:rsidRPr="004C4796">
        <w:t>ly soluble in th</w:t>
      </w:r>
      <w:ins w:id="229" w:author="Author">
        <w:r w:rsidR="00080737" w:rsidRPr="004C4796">
          <w:t>e</w:t>
        </w:r>
      </w:ins>
      <w:del w:id="230" w:author="Author">
        <w:r w:rsidRPr="004C4796" w:rsidDel="00080737">
          <w:delText>is</w:delText>
        </w:r>
      </w:del>
      <w:r w:rsidRPr="004C4796">
        <w:t xml:space="preserve"> solvent (~1 g/100 m</w:t>
      </w:r>
      <w:del w:id="231" w:author="Author">
        <w:r w:rsidRPr="004C4796" w:rsidDel="00080737">
          <w:delText>l</w:delText>
        </w:r>
      </w:del>
      <w:ins w:id="232" w:author="Author">
        <w:r w:rsidR="00080737" w:rsidRPr="004C4796">
          <w:t>L</w:t>
        </w:r>
      </w:ins>
      <w:r w:rsidRPr="004C4796">
        <w:t>)</w:t>
      </w:r>
      <w:r w:rsidR="004B259D" w:rsidRPr="004C4796">
        <w:t>.</w:t>
      </w:r>
      <w:hyperlink r:id="rId33" w:anchor="B22" w:history="1">
        <w:r w:rsidRPr="004C4796">
          <w:rPr>
            <w:color w:val="8C3FC5"/>
            <w:vertAlign w:val="superscript"/>
          </w:rPr>
          <w:t>22</w:t>
        </w:r>
      </w:hyperlink>
      <w:r w:rsidRPr="004C4796">
        <w:t xml:space="preserve"> The presence of any chloride sour</w:t>
      </w:r>
      <w:del w:id="233" w:author="Author">
        <w:r w:rsidRPr="004C4796" w:rsidDel="00080737">
          <w:delText>s</w:delText>
        </w:r>
      </w:del>
      <w:ins w:id="234" w:author="Author">
        <w:r w:rsidR="00080737" w:rsidRPr="004C4796">
          <w:t>c</w:t>
        </w:r>
      </w:ins>
      <w:r w:rsidRPr="004C4796">
        <w:t>e is unfavo</w:t>
      </w:r>
      <w:del w:id="235" w:author="Author">
        <w:r w:rsidRPr="004C4796" w:rsidDel="00080737">
          <w:delText>u</w:delText>
        </w:r>
      </w:del>
      <w:r w:rsidRPr="004C4796">
        <w:t xml:space="preserve">rable in certain syntheses, </w:t>
      </w:r>
      <w:ins w:id="236" w:author="Author">
        <w:r w:rsidR="00080737" w:rsidRPr="004C4796">
          <w:t>such as</w:t>
        </w:r>
      </w:ins>
      <w:del w:id="237" w:author="Author">
        <w:r w:rsidRPr="004C4796" w:rsidDel="00080737">
          <w:delText>e.g.</w:delText>
        </w:r>
      </w:del>
      <w:r w:rsidRPr="004C4796">
        <w:t xml:space="preserve"> nitrations, and </w:t>
      </w:r>
      <w:del w:id="238" w:author="Author">
        <w:r w:rsidRPr="004C4796" w:rsidDel="002F5A40">
          <w:delText>its</w:delText>
        </w:r>
      </w:del>
      <w:ins w:id="239" w:author="Author">
        <w:r w:rsidR="002F5A40" w:rsidRPr="004C4796">
          <w:t>the</w:t>
        </w:r>
      </w:ins>
      <w:r w:rsidRPr="004C4796">
        <w:t xml:space="preserve"> complete removal</w:t>
      </w:r>
      <w:ins w:id="240" w:author="Author">
        <w:r w:rsidR="002F5A40" w:rsidRPr="004C4796">
          <w:t xml:space="preserve"> of chloride</w:t>
        </w:r>
      </w:ins>
      <w:r w:rsidRPr="004C4796">
        <w:t xml:space="preserve"> is tedious</w:t>
      </w:r>
      <w:r w:rsidR="004B259D" w:rsidRPr="004C4796">
        <w:t>.</w:t>
      </w:r>
      <w:hyperlink r:id="rId34" w:anchor="B6" w:history="1">
        <w:r w:rsidRPr="004C4796">
          <w:rPr>
            <w:color w:val="8C3FC5"/>
            <w:vertAlign w:val="superscript"/>
          </w:rPr>
          <w:t>6</w:t>
        </w:r>
      </w:hyperlink>
    </w:p>
    <w:p w14:paraId="4D831432" w14:textId="79B26223" w:rsidR="004E699D" w:rsidRPr="004C4796" w:rsidRDefault="004E699D" w:rsidP="004E699D">
      <w:pPr>
        <w:pStyle w:val="RSCB02ArticleText"/>
        <w:ind w:firstLine="284"/>
        <w:rPr>
          <w:ins w:id="241" w:author="Author"/>
        </w:rPr>
      </w:pPr>
      <w:r w:rsidRPr="004C4796">
        <w:t xml:space="preserve">Here we describe the synthesis, </w:t>
      </w:r>
      <w:ins w:id="242" w:author="Author">
        <w:r w:rsidR="00080737" w:rsidRPr="004C4796">
          <w:t>crystal</w:t>
        </w:r>
      </w:ins>
      <w:del w:id="243" w:author="Author">
        <w:r w:rsidRPr="004C4796" w:rsidDel="00080737">
          <w:delText>X-ray</w:delText>
        </w:r>
      </w:del>
      <w:r w:rsidRPr="004C4796">
        <w:t xml:space="preserve"> structure, hygroscopicity</w:t>
      </w:r>
      <w:ins w:id="244" w:author="Author">
        <w:r w:rsidR="00080737" w:rsidRPr="004C4796">
          <w:t>,</w:t>
        </w:r>
      </w:ins>
      <w:r w:rsidRPr="004C4796">
        <w:t xml:space="preserve"> and thermal stability of s</w:t>
      </w:r>
      <w:ins w:id="245" w:author="Author">
        <w:r w:rsidR="00080737" w:rsidRPr="004C4796">
          <w:t>everal of the</w:t>
        </w:r>
      </w:ins>
      <w:del w:id="246" w:author="Author">
        <w:r w:rsidRPr="004C4796" w:rsidDel="00080737">
          <w:delText>ome of the</w:delText>
        </w:r>
      </w:del>
      <w:r w:rsidRPr="004C4796">
        <w:t xml:space="preserve"> acetamidine salts</w:t>
      </w:r>
      <w:ins w:id="247" w:author="Author">
        <w:r w:rsidR="00080737" w:rsidRPr="004C4796">
          <w:t xml:space="preserve"> shown in </w:t>
        </w:r>
      </w:ins>
      <w:commentRangeStart w:id="248"/>
      <w:del w:id="249" w:author="Author">
        <w:r w:rsidRPr="004C4796" w:rsidDel="00080737">
          <w:delText xml:space="preserve"> listed in </w:delText>
        </w:r>
      </w:del>
      <w:r w:rsidRPr="004C4796">
        <w:t>Fig</w:t>
      </w:r>
      <w:ins w:id="250" w:author="Author">
        <w:r w:rsidR="005A28E6" w:rsidRPr="004C4796">
          <w:t>.</w:t>
        </w:r>
      </w:ins>
      <w:del w:id="251" w:author="Author">
        <w:r w:rsidRPr="004C4796" w:rsidDel="005A28E6">
          <w:delText>ure</w:delText>
        </w:r>
      </w:del>
      <w:r w:rsidRPr="004C4796">
        <w:t> </w:t>
      </w:r>
      <w:commentRangeStart w:id="252"/>
      <w:r w:rsidR="00F430B6" w:rsidRPr="004C4796">
        <w:fldChar w:fldCharType="begin"/>
      </w:r>
      <w:r w:rsidR="00F430B6" w:rsidRPr="004C4796">
        <w:instrText xml:space="preserve"> HYPERLINK "https://www.ncbi.nlm.nih.gov/pmc/articles/PMC3275501/figure/F1/" \t "figure" </w:instrText>
      </w:r>
      <w:r w:rsidR="00F430B6" w:rsidRPr="004C4796">
        <w:fldChar w:fldCharType="separate"/>
      </w:r>
      <w:r w:rsidRPr="004C4796">
        <w:t>​</w:t>
      </w:r>
      <w:r w:rsidRPr="004C4796">
        <w:rPr>
          <w:color w:val="8C3FC5"/>
        </w:rPr>
        <w:t>1</w:t>
      </w:r>
      <w:r w:rsidR="00F430B6" w:rsidRPr="004C4796">
        <w:fldChar w:fldCharType="end"/>
      </w:r>
      <w:commentRangeEnd w:id="252"/>
      <w:r w:rsidR="00080737" w:rsidRPr="004C4796">
        <w:rPr>
          <w:rStyle w:val="CommentReference"/>
          <w:rFonts w:cstheme="minorBidi"/>
          <w:w w:val="100"/>
        </w:rPr>
        <w:commentReference w:id="252"/>
      </w:r>
      <w:r w:rsidRPr="004C4796">
        <w:t>.</w:t>
      </w:r>
      <w:commentRangeEnd w:id="248"/>
      <w:r w:rsidR="002B6BB2" w:rsidRPr="004C4796">
        <w:rPr>
          <w:rStyle w:val="CommentReference"/>
          <w:rFonts w:cstheme="minorBidi"/>
          <w:w w:val="100"/>
        </w:rPr>
        <w:commentReference w:id="248"/>
      </w:r>
    </w:p>
    <w:p w14:paraId="33914657" w14:textId="20E6E2C1" w:rsidR="003A18E0" w:rsidRPr="004C4796" w:rsidRDefault="003A18E0" w:rsidP="004E699D">
      <w:pPr>
        <w:pStyle w:val="RSCB02ArticleText"/>
        <w:ind w:firstLine="284"/>
        <w:rPr>
          <w:ins w:id="253" w:author="Author"/>
        </w:rPr>
      </w:pPr>
    </w:p>
    <w:p w14:paraId="5495D22A" w14:textId="6858C1B6" w:rsidR="003A18E0" w:rsidRPr="004C4796" w:rsidRDefault="003A18E0" w:rsidP="0014573C">
      <w:pPr>
        <w:pStyle w:val="RSCI04CaptiontoFigureSchemeChart"/>
        <w:rPr>
          <w:lang w:val="en-US"/>
        </w:rPr>
      </w:pPr>
      <w:commentRangeStart w:id="254"/>
      <w:ins w:id="255" w:author="Author">
        <w:r w:rsidRPr="004C4796">
          <w:rPr>
            <w:b/>
            <w:lang w:val="en-US"/>
          </w:rPr>
          <w:t>Fig. 1</w:t>
        </w:r>
        <w:r w:rsidR="00F80A68" w:rsidRPr="004C4796">
          <w:rPr>
            <w:lang w:val="en-US"/>
          </w:rPr>
          <w:t xml:space="preserve"> Acetamidi</w:t>
        </w:r>
        <w:r w:rsidR="002F5A40" w:rsidRPr="004C4796">
          <w:rPr>
            <w:lang w:val="en-US"/>
          </w:rPr>
          <w:t>ne</w:t>
        </w:r>
        <w:r w:rsidR="00F80A68" w:rsidRPr="004C4796">
          <w:rPr>
            <w:lang w:val="en-US"/>
          </w:rPr>
          <w:t xml:space="preserve"> salts analyzed in this study</w:t>
        </w:r>
        <w:commentRangeEnd w:id="254"/>
        <w:r w:rsidR="00D7698B" w:rsidRPr="004C4796">
          <w:rPr>
            <w:rStyle w:val="CommentReference"/>
            <w:lang w:val="en-US"/>
          </w:rPr>
          <w:commentReference w:id="254"/>
        </w:r>
        <w:r w:rsidR="005A28E6" w:rsidRPr="004C4796">
          <w:rPr>
            <w:lang w:val="en-US"/>
          </w:rPr>
          <w:t>.</w:t>
        </w:r>
      </w:ins>
    </w:p>
    <w:p w14:paraId="271051EA" w14:textId="1D435789" w:rsidR="00FA2DA2" w:rsidRPr="004C4796" w:rsidRDefault="004E699D" w:rsidP="00FA2DA2">
      <w:pPr>
        <w:pStyle w:val="RSCB04AHeadingSection"/>
      </w:pPr>
      <w:r w:rsidRPr="004C4796">
        <w:t>Results and discussion</w:t>
      </w:r>
    </w:p>
    <w:p w14:paraId="3A8FC3D0" w14:textId="4EB53656" w:rsidR="00FA2DA2" w:rsidRPr="004C4796" w:rsidRDefault="004E699D" w:rsidP="00FA2DA2">
      <w:pPr>
        <w:pStyle w:val="RSCB06BHeadingSub-Section"/>
        <w:rPr>
          <w:lang w:val="en-US"/>
        </w:rPr>
      </w:pPr>
      <w:r w:rsidRPr="004C4796">
        <w:rPr>
          <w:lang w:val="en-US"/>
        </w:rPr>
        <w:t>Synthesis</w:t>
      </w:r>
    </w:p>
    <w:p w14:paraId="18F25431" w14:textId="0315FF7E" w:rsidR="004E699D" w:rsidRPr="004C4796" w:rsidDel="001F16CB" w:rsidRDefault="003A18E0" w:rsidP="0084404D">
      <w:pPr>
        <w:pStyle w:val="RSCB02ArticleText"/>
        <w:rPr>
          <w:del w:id="256" w:author="Author"/>
        </w:rPr>
      </w:pPr>
      <w:ins w:id="257" w:author="Author">
        <w:r w:rsidRPr="004C4796">
          <w:t>W</w:t>
        </w:r>
        <w:r w:rsidR="00EC626B" w:rsidRPr="004C4796">
          <w:t>e</w:t>
        </w:r>
        <w:r w:rsidRPr="004C4796">
          <w:t xml:space="preserve"> previously</w:t>
        </w:r>
        <w:r w:rsidR="00EC626B" w:rsidRPr="004C4796">
          <w:t xml:space="preserve"> reported a</w:t>
        </w:r>
      </w:ins>
      <w:del w:id="258" w:author="Author">
        <w:r w:rsidR="004E699D" w:rsidRPr="004C4796" w:rsidDel="00EC626B">
          <w:delText>The</w:delText>
        </w:r>
      </w:del>
      <w:r w:rsidR="004E699D" w:rsidRPr="004C4796">
        <w:t xml:space="preserve"> procedure for the preparation of acetamidinium </w:t>
      </w:r>
      <w:del w:id="259" w:author="Author">
        <w:r w:rsidR="004E699D" w:rsidRPr="004C4796" w:rsidDel="0029485F">
          <w:delText>sulphate</w:delText>
        </w:r>
      </w:del>
      <w:ins w:id="260" w:author="Author">
        <w:r w:rsidR="0029485F" w:rsidRPr="004C4796">
          <w:t>sulfate</w:t>
        </w:r>
      </w:ins>
      <w:r w:rsidR="004E699D" w:rsidRPr="004C4796">
        <w:t xml:space="preserve"> (</w:t>
      </w:r>
      <w:r w:rsidR="004E699D" w:rsidRPr="004C4796">
        <w:rPr>
          <w:b/>
        </w:rPr>
        <w:t>5</w:t>
      </w:r>
      <w:r w:rsidR="004E699D" w:rsidRPr="004C4796">
        <w:t>)</w:t>
      </w:r>
      <w:ins w:id="261" w:author="Author">
        <w:r w:rsidR="00EC626B" w:rsidRPr="004C4796">
          <w:t xml:space="preserve"> from </w:t>
        </w:r>
        <w:r w:rsidR="00EC626B" w:rsidRPr="004C4796">
          <w:rPr>
            <w:b/>
          </w:rPr>
          <w:t>1</w:t>
        </w:r>
        <w:r w:rsidR="00EC626B" w:rsidRPr="004C4796">
          <w:t xml:space="preserve"> </w:t>
        </w:r>
      </w:ins>
      <w:del w:id="262" w:author="Author">
        <w:r w:rsidR="004E699D" w:rsidRPr="004C4796" w:rsidDel="00CD7B84">
          <w:delText xml:space="preserve"> </w:delText>
        </w:r>
      </w:del>
      <w:r w:rsidR="004E699D" w:rsidRPr="004C4796">
        <w:t>via an ion exchange reaction</w:t>
      </w:r>
      <w:del w:id="263" w:author="Author">
        <w:r w:rsidR="004E699D" w:rsidRPr="004C4796" w:rsidDel="00EC626B">
          <w:delText xml:space="preserve"> from acetamidinium chloride (1) was earlier described by us</w:delText>
        </w:r>
      </w:del>
      <w:r w:rsidR="004B259D" w:rsidRPr="004C4796">
        <w:t>.</w:t>
      </w:r>
      <w:hyperlink r:id="rId35" w:anchor="B22" w:history="1">
        <w:r w:rsidR="004E699D" w:rsidRPr="004C4796">
          <w:rPr>
            <w:vertAlign w:val="superscript"/>
          </w:rPr>
          <w:t>22</w:t>
        </w:r>
      </w:hyperlink>
      <w:r w:rsidR="004E699D" w:rsidRPr="004C4796">
        <w:t xml:space="preserve"> </w:t>
      </w:r>
      <w:ins w:id="264" w:author="Author">
        <w:r w:rsidR="0029485F" w:rsidRPr="004C4796">
          <w:t>For our purposes, it may be considered a universal method for the preparation of acetamidine salts from </w:t>
        </w:r>
        <w:r w:rsidR="0029485F" w:rsidRPr="004C4796">
          <w:rPr>
            <w:b/>
            <w:bCs/>
          </w:rPr>
          <w:t>1 </w:t>
        </w:r>
        <w:commentRangeStart w:id="265"/>
        <w:commentRangeStart w:id="266"/>
        <w:r w:rsidR="0029485F" w:rsidRPr="004C4796">
          <w:t>(Fig</w:t>
        </w:r>
        <w:r w:rsidR="005A28E6" w:rsidRPr="004C4796">
          <w:t>.</w:t>
        </w:r>
        <w:r w:rsidR="0029485F" w:rsidRPr="004C4796">
          <w:t> </w:t>
        </w:r>
        <w:r w:rsidR="0029485F" w:rsidRPr="004C4796">
          <w:rPr>
            <w:color w:val="8C3FC5"/>
            <w:u w:val="single"/>
          </w:rPr>
          <w:fldChar w:fldCharType="begin"/>
        </w:r>
        <w:r w:rsidR="0029485F" w:rsidRPr="004C4796">
          <w:rPr>
            <w:rFonts w:cstheme="minorBidi"/>
            <w:color w:val="8C3FC5"/>
            <w:w w:val="100"/>
            <w:sz w:val="22"/>
            <w:szCs w:val="22"/>
            <w:u w:val="single"/>
          </w:rPr>
          <w:instrText xml:space="preserve"> HYPERLINK "https://www.ncbi.nlm.nih.gov/pmc/articles/PMC3275501/figure/F2/" \t "figure" </w:instrText>
        </w:r>
        <w:r w:rsidR="0029485F" w:rsidRPr="004C4796">
          <w:rPr>
            <w:color w:val="8C3FC5"/>
            <w:u w:val="single"/>
          </w:rPr>
          <w:fldChar w:fldCharType="separate"/>
        </w:r>
        <w:r w:rsidR="0029485F" w:rsidRPr="004C4796">
          <w:rPr>
            <w:color w:val="8C3FC5"/>
            <w:u w:val="single"/>
          </w:rPr>
          <w:t>​</w:t>
        </w:r>
        <w:r w:rsidR="0029485F" w:rsidRPr="004C4796">
          <w:rPr>
            <w:color w:val="8C3FC5"/>
          </w:rPr>
          <w:t>2</w:t>
        </w:r>
        <w:r w:rsidR="0029485F" w:rsidRPr="004C4796">
          <w:rPr>
            <w:color w:val="8C3FC5"/>
            <w:u w:val="single"/>
          </w:rPr>
          <w:fldChar w:fldCharType="end"/>
        </w:r>
        <w:r w:rsidR="0029485F" w:rsidRPr="004C4796">
          <w:t>)</w:t>
        </w:r>
        <w:commentRangeEnd w:id="265"/>
        <w:r w:rsidR="00F80A68" w:rsidRPr="004C4796">
          <w:rPr>
            <w:rStyle w:val="CommentReference"/>
            <w:rFonts w:cstheme="minorBidi"/>
            <w:w w:val="100"/>
          </w:rPr>
          <w:commentReference w:id="265"/>
        </w:r>
        <w:r w:rsidR="0029485F" w:rsidRPr="004C4796">
          <w:t>.</w:t>
        </w:r>
        <w:commentRangeEnd w:id="266"/>
        <w:r w:rsidR="0029485F" w:rsidRPr="004C4796">
          <w:rPr>
            <w:rStyle w:val="CommentReference"/>
            <w:rFonts w:cstheme="minorBidi"/>
            <w:w w:val="100"/>
          </w:rPr>
          <w:commentReference w:id="266"/>
        </w:r>
        <w:r w:rsidR="0029485F" w:rsidRPr="004C4796">
          <w:t xml:space="preserve"> </w:t>
        </w:r>
        <w:r w:rsidRPr="004C4796">
          <w:t>W</w:t>
        </w:r>
        <w:r w:rsidR="0029485F" w:rsidRPr="004C4796">
          <w:t>e use</w:t>
        </w:r>
        <w:r w:rsidR="00101A17" w:rsidRPr="004C4796">
          <w:t>d</w:t>
        </w:r>
        <w:r w:rsidR="0029485F" w:rsidRPr="004C4796">
          <w:t xml:space="preserve"> </w:t>
        </w:r>
      </w:ins>
      <w:del w:id="267" w:author="Author">
        <w:r w:rsidR="004E699D" w:rsidRPr="004C4796" w:rsidDel="0029485F">
          <w:delText>T</w:delText>
        </w:r>
      </w:del>
      <w:ins w:id="268" w:author="Author">
        <w:r w:rsidR="0029485F" w:rsidRPr="004C4796">
          <w:t>t</w:t>
        </w:r>
      </w:ins>
      <w:r w:rsidR="004E699D" w:rsidRPr="004C4796">
        <w:t xml:space="preserve">his procedure </w:t>
      </w:r>
      <w:ins w:id="269" w:author="Author">
        <w:r w:rsidR="0029485F" w:rsidRPr="004C4796">
          <w:t>to synthesize</w:t>
        </w:r>
      </w:ins>
      <w:del w:id="270" w:author="Author">
        <w:r w:rsidR="004E699D" w:rsidRPr="004C4796" w:rsidDel="00EC626B">
          <w:delText>was now</w:delText>
        </w:r>
        <w:r w:rsidR="004E699D" w:rsidRPr="004C4796" w:rsidDel="0029485F">
          <w:delText xml:space="preserve"> used for the synthesis of</w:delText>
        </w:r>
      </w:del>
      <w:ins w:id="271" w:author="Author">
        <w:r w:rsidR="004D08E7" w:rsidRPr="004C4796">
          <w:t xml:space="preserve"> </w:t>
        </w:r>
      </w:ins>
      <w:del w:id="272" w:author="Author">
        <w:r w:rsidR="004E699D" w:rsidRPr="004C4796" w:rsidDel="0029485F">
          <w:delText xml:space="preserve"> </w:delText>
        </w:r>
        <w:r w:rsidR="004E699D" w:rsidRPr="004C4796" w:rsidDel="004D08E7">
          <w:delText xml:space="preserve">the </w:delText>
        </w:r>
        <w:r w:rsidR="004E699D" w:rsidRPr="004C4796" w:rsidDel="0029485F">
          <w:delText>nitrate (</w:delText>
        </w:r>
      </w:del>
      <w:r w:rsidR="004E699D" w:rsidRPr="004C4796">
        <w:rPr>
          <w:b/>
        </w:rPr>
        <w:t>2</w:t>
      </w:r>
      <w:ins w:id="273" w:author="Author">
        <w:r w:rsidRPr="004C4796">
          <w:t xml:space="preserve">, as well as </w:t>
        </w:r>
      </w:ins>
      <w:del w:id="274" w:author="Author">
        <w:r w:rsidR="004E699D" w:rsidRPr="004C4796" w:rsidDel="0029485F">
          <w:delText>)</w:delText>
        </w:r>
        <w:r w:rsidR="004E699D" w:rsidRPr="004C4796" w:rsidDel="003A18E0">
          <w:delText xml:space="preserve"> and</w:delText>
        </w:r>
      </w:del>
      <w:ins w:id="275" w:author="Author">
        <w:r w:rsidR="0029485F" w:rsidRPr="004C4796">
          <w:t xml:space="preserve">acetamidinium </w:t>
        </w:r>
      </w:ins>
      <w:del w:id="276" w:author="Author">
        <w:r w:rsidR="004E699D" w:rsidRPr="004C4796" w:rsidDel="0029485F">
          <w:delText xml:space="preserve"> </w:delText>
        </w:r>
        <w:r w:rsidR="004E699D" w:rsidRPr="004C4796" w:rsidDel="004D08E7">
          <w:delText xml:space="preserve">the </w:delText>
        </w:r>
      </w:del>
      <w:r w:rsidR="004E699D" w:rsidRPr="004C4796">
        <w:t>oxalate (</w:t>
      </w:r>
      <w:r w:rsidR="004E699D" w:rsidRPr="004C4796">
        <w:rPr>
          <w:b/>
        </w:rPr>
        <w:t>7</w:t>
      </w:r>
      <w:r w:rsidR="004E699D" w:rsidRPr="004C4796">
        <w:t>).</w:t>
      </w:r>
      <w:ins w:id="277" w:author="Author">
        <w:r w:rsidR="009D6663" w:rsidRPr="004C4796">
          <w:t xml:space="preserve"> </w:t>
        </w:r>
        <w:commentRangeStart w:id="278"/>
        <w:r w:rsidR="009D6663" w:rsidRPr="004C4796">
          <w:t xml:space="preserve">Based on a previously reported method for the preparation of </w:t>
        </w:r>
        <w:r w:rsidR="009D6663" w:rsidRPr="004C4796">
          <w:rPr>
            <w:b/>
          </w:rPr>
          <w:t>5</w:t>
        </w:r>
        <w:r w:rsidR="009D6663" w:rsidRPr="004C4796">
          <w:t>,</w:t>
        </w:r>
        <w:r w:rsidR="009D6663" w:rsidRPr="004C4796">
          <w:rPr>
            <w:color w:val="8C3FC5"/>
            <w:vertAlign w:val="superscript"/>
          </w:rPr>
          <w:fldChar w:fldCharType="begin"/>
        </w:r>
        <w:r w:rsidR="009D6663" w:rsidRPr="004C4796">
          <w:rPr>
            <w:color w:val="8C3FC5"/>
            <w:vertAlign w:val="superscript"/>
          </w:rPr>
          <w:instrText xml:space="preserve"> HYPERLINK "https://www.ncbi.nlm.nih.gov/pmc/articles/PMC3275501/" \l "B18" </w:instrText>
        </w:r>
        <w:r w:rsidR="009D6663" w:rsidRPr="004C4796">
          <w:rPr>
            <w:color w:val="8C3FC5"/>
            <w:vertAlign w:val="superscript"/>
          </w:rPr>
          <w:fldChar w:fldCharType="separate"/>
        </w:r>
        <w:r w:rsidR="009D6663" w:rsidRPr="004C4796">
          <w:rPr>
            <w:color w:val="8C3FC5"/>
            <w:vertAlign w:val="superscript"/>
          </w:rPr>
          <w:t>18</w:t>
        </w:r>
        <w:r w:rsidR="009D6663" w:rsidRPr="004C4796">
          <w:rPr>
            <w:color w:val="8C3FC5"/>
            <w:vertAlign w:val="superscript"/>
          </w:rPr>
          <w:fldChar w:fldCharType="end"/>
        </w:r>
        <w:r w:rsidR="009D6663" w:rsidRPr="004C4796">
          <w:rPr>
            <w:color w:val="8C3FC5"/>
          </w:rPr>
          <w:t xml:space="preserve"> </w:t>
        </w:r>
        <w:r w:rsidR="009D6663" w:rsidRPr="004C4796">
          <w:t>we obtain</w:t>
        </w:r>
        <w:r w:rsidR="00101A17" w:rsidRPr="004C4796">
          <w:t>ed</w:t>
        </w:r>
        <w:r w:rsidR="009D6663" w:rsidRPr="004C4796">
          <w:t xml:space="preserve"> acetamidinium perchlorate (</w:t>
        </w:r>
        <w:r w:rsidR="009D6663" w:rsidRPr="004C4796">
          <w:rPr>
            <w:b/>
          </w:rPr>
          <w:t>8</w:t>
        </w:r>
        <w:r w:rsidR="009D6663" w:rsidRPr="004C4796">
          <w:t xml:space="preserve">) from </w:t>
        </w:r>
        <w:r w:rsidR="009D6663" w:rsidRPr="004C4796">
          <w:rPr>
            <w:b/>
          </w:rPr>
          <w:t>3</w:t>
        </w:r>
        <w:r w:rsidR="009D6663" w:rsidRPr="004C4796">
          <w:t> and perchloric acid</w:t>
        </w:r>
      </w:ins>
      <w:del w:id="279" w:author="Author">
        <w:r w:rsidR="004E699D" w:rsidRPr="004C4796" w:rsidDel="009D6663">
          <w:delText xml:space="preserve"> </w:delText>
        </w:r>
        <w:r w:rsidR="004E699D" w:rsidRPr="004C4796" w:rsidDel="00B869CA">
          <w:delText>Thus</w:delText>
        </w:r>
        <w:r w:rsidR="004E699D" w:rsidRPr="004C4796" w:rsidDel="0029485F">
          <w:delText xml:space="preserve">, it may be considered </w:delText>
        </w:r>
        <w:r w:rsidR="004E699D" w:rsidRPr="004C4796" w:rsidDel="00B869CA">
          <w:delText xml:space="preserve">as </w:delText>
        </w:r>
        <w:r w:rsidR="004E699D" w:rsidRPr="004C4796" w:rsidDel="0029485F">
          <w:delText xml:space="preserve">a universal method for the preparation of acetamidine salts </w:delText>
        </w:r>
        <w:r w:rsidR="004E699D" w:rsidRPr="004C4796" w:rsidDel="00B869CA">
          <w:delText xml:space="preserve">starting </w:delText>
        </w:r>
        <w:r w:rsidR="004E699D" w:rsidRPr="004C4796" w:rsidDel="0029485F">
          <w:delText>from </w:delText>
        </w:r>
        <w:r w:rsidR="004E699D" w:rsidRPr="004C4796" w:rsidDel="0029485F">
          <w:rPr>
            <w:b/>
            <w:bCs/>
          </w:rPr>
          <w:delText>1 </w:delText>
        </w:r>
        <w:r w:rsidR="004E699D" w:rsidRPr="004C4796" w:rsidDel="0029485F">
          <w:delText>(Figure </w:delText>
        </w:r>
        <w:r w:rsidR="00D0409B" w:rsidRPr="004C4796" w:rsidDel="0029485F">
          <w:rPr>
            <w:color w:val="8C3FC5"/>
            <w:u w:val="single"/>
          </w:rPr>
          <w:fldChar w:fldCharType="begin"/>
        </w:r>
        <w:r w:rsidR="00D0409B" w:rsidRPr="004C4796" w:rsidDel="0029485F">
          <w:rPr>
            <w:rFonts w:cstheme="minorBidi"/>
            <w:color w:val="8C3FC5"/>
            <w:w w:val="100"/>
            <w:sz w:val="22"/>
            <w:szCs w:val="22"/>
            <w:u w:val="single"/>
          </w:rPr>
          <w:delInstrText xml:space="preserve"> HYPERLINK "https://www.ncbi.nlm.nih.gov/pmc/articles/PMC3275501/figure/F2/" \t "figure" </w:delInstrText>
        </w:r>
        <w:r w:rsidR="00D0409B" w:rsidRPr="004C4796" w:rsidDel="0029485F">
          <w:rPr>
            <w:color w:val="8C3FC5"/>
            <w:u w:val="single"/>
          </w:rPr>
          <w:fldChar w:fldCharType="separate"/>
        </w:r>
        <w:r w:rsidR="004E699D" w:rsidRPr="004C4796" w:rsidDel="0029485F">
          <w:rPr>
            <w:color w:val="8C3FC5"/>
            <w:u w:val="single"/>
          </w:rPr>
          <w:delText>​2</w:delText>
        </w:r>
        <w:r w:rsidR="00D0409B" w:rsidRPr="004C4796" w:rsidDel="0029485F">
          <w:rPr>
            <w:color w:val="8C3FC5"/>
            <w:u w:val="single"/>
          </w:rPr>
          <w:fldChar w:fldCharType="end"/>
        </w:r>
        <w:r w:rsidR="004E699D" w:rsidRPr="004C4796" w:rsidDel="0029485F">
          <w:delText>).</w:delText>
        </w:r>
      </w:del>
    </w:p>
    <w:p w14:paraId="4AA01AAF" w14:textId="295E2F61" w:rsidR="00323435" w:rsidRPr="004C4796" w:rsidRDefault="004E699D" w:rsidP="00323435">
      <w:pPr>
        <w:pStyle w:val="RSCB02ArticleText"/>
        <w:ind w:firstLine="284"/>
        <w:rPr>
          <w:moveTo w:id="280" w:author="Author"/>
        </w:rPr>
      </w:pPr>
      <w:del w:id="281" w:author="Author">
        <w:r w:rsidRPr="004C4796" w:rsidDel="009D6663">
          <w:delText xml:space="preserve">The method used in the preparation of </w:delText>
        </w:r>
        <w:r w:rsidRPr="004C4796" w:rsidDel="00B869CA">
          <w:delText>(</w:delText>
        </w:r>
        <w:r w:rsidRPr="004C4796" w:rsidDel="009D6663">
          <w:rPr>
            <w:b/>
          </w:rPr>
          <w:delText>5</w:delText>
        </w:r>
        <w:r w:rsidRPr="004C4796" w:rsidDel="00B869CA">
          <w:delText>)</w:delText>
        </w:r>
        <w:r w:rsidR="004B259D" w:rsidRPr="004C4796" w:rsidDel="009D6663">
          <w:delText>,</w:delText>
        </w:r>
        <w:r w:rsidR="00F430B6" w:rsidRPr="004C4796" w:rsidDel="009D6663">
          <w:rPr>
            <w:color w:val="8C3FC5"/>
            <w:vertAlign w:val="superscript"/>
          </w:rPr>
          <w:fldChar w:fldCharType="begin"/>
        </w:r>
        <w:r w:rsidR="00F430B6" w:rsidRPr="004C4796" w:rsidDel="009D6663">
          <w:rPr>
            <w:color w:val="8C3FC5"/>
            <w:vertAlign w:val="superscript"/>
          </w:rPr>
          <w:delInstrText xml:space="preserve"> HYPERLINK "https://www.ncbi.nlm.nih.gov/pmc/articles/PMC3275501/" \l "B18" </w:delInstrText>
        </w:r>
        <w:r w:rsidR="00F430B6" w:rsidRPr="004C4796" w:rsidDel="009D6663">
          <w:rPr>
            <w:color w:val="8C3FC5"/>
            <w:vertAlign w:val="superscript"/>
          </w:rPr>
          <w:fldChar w:fldCharType="separate"/>
        </w:r>
        <w:r w:rsidRPr="004C4796" w:rsidDel="009D6663">
          <w:rPr>
            <w:color w:val="8C3FC5"/>
            <w:vertAlign w:val="superscript"/>
          </w:rPr>
          <w:delText>18</w:delText>
        </w:r>
        <w:r w:rsidR="00F430B6" w:rsidRPr="004C4796" w:rsidDel="009D6663">
          <w:rPr>
            <w:color w:val="8C3FC5"/>
            <w:vertAlign w:val="superscript"/>
          </w:rPr>
          <w:fldChar w:fldCharType="end"/>
        </w:r>
        <w:r w:rsidRPr="004C4796" w:rsidDel="009D6663">
          <w:rPr>
            <w:color w:val="8C3FC5"/>
          </w:rPr>
          <w:delText xml:space="preserve"> </w:delText>
        </w:r>
        <w:r w:rsidRPr="004C4796" w:rsidDel="009D6663">
          <w:delText>starting from acetamidine acetate and based on the reaction of the latter with an acid stronger than acetic acid, was now successfully used in the preparation of acetamidinium perchlorate (</w:delText>
        </w:r>
        <w:r w:rsidRPr="004C4796" w:rsidDel="009D6663">
          <w:rPr>
            <w:b/>
          </w:rPr>
          <w:delText>8</w:delText>
        </w:r>
        <w:r w:rsidRPr="004C4796" w:rsidDel="009D6663">
          <w:delText>) from </w:delText>
        </w:r>
        <w:r w:rsidRPr="004C4796" w:rsidDel="009D6663">
          <w:rPr>
            <w:b/>
          </w:rPr>
          <w:delText>3</w:delText>
        </w:r>
        <w:r w:rsidRPr="004C4796" w:rsidDel="009D6663">
          <w:delText> and perchloric acid</w:delText>
        </w:r>
      </w:del>
      <w:r w:rsidRPr="004C4796">
        <w:t xml:space="preserve">. </w:t>
      </w:r>
      <w:commentRangeEnd w:id="278"/>
      <w:r w:rsidR="009D6663" w:rsidRPr="004C4796">
        <w:rPr>
          <w:rStyle w:val="CommentReference"/>
          <w:rFonts w:cstheme="minorBidi"/>
          <w:w w:val="100"/>
        </w:rPr>
        <w:commentReference w:id="278"/>
      </w:r>
      <w:del w:id="282" w:author="Author">
        <w:r w:rsidRPr="004C4796" w:rsidDel="009D6663">
          <w:delText>Acetamidinium perchlorate (</w:delText>
        </w:r>
      </w:del>
      <w:ins w:id="283" w:author="Author">
        <w:r w:rsidR="009D6663" w:rsidRPr="004C4796">
          <w:t>We also prepare</w:t>
        </w:r>
        <w:r w:rsidR="00101A17" w:rsidRPr="004C4796">
          <w:t>d</w:t>
        </w:r>
        <w:r w:rsidR="009D6663" w:rsidRPr="004C4796">
          <w:t xml:space="preserve"> </w:t>
        </w:r>
      </w:ins>
      <w:r w:rsidRPr="004C4796">
        <w:rPr>
          <w:b/>
        </w:rPr>
        <w:t>8</w:t>
      </w:r>
      <w:del w:id="284" w:author="Author">
        <w:r w:rsidRPr="004C4796" w:rsidDel="009D6663">
          <w:delText>)was also prepared</w:delText>
        </w:r>
      </w:del>
      <w:ins w:id="285" w:author="Author">
        <w:r w:rsidR="009D6663" w:rsidRPr="004C4796">
          <w:t xml:space="preserve"> </w:t>
        </w:r>
      </w:ins>
      <w:del w:id="286" w:author="Author">
        <w:r w:rsidRPr="004C4796" w:rsidDel="009D6663">
          <w:delText xml:space="preserve"> </w:delText>
        </w:r>
      </w:del>
      <w:r w:rsidRPr="004C4796">
        <w:t>from </w:t>
      </w:r>
      <w:r w:rsidRPr="004C4796">
        <w:rPr>
          <w:b/>
        </w:rPr>
        <w:t>5</w:t>
      </w:r>
      <w:r w:rsidRPr="004C4796">
        <w:t> by an ion exchange reaction with barium perchlorate in water (Fig</w:t>
      </w:r>
      <w:del w:id="287" w:author="Author">
        <w:r w:rsidRPr="004C4796" w:rsidDel="005A28E6">
          <w:delText>ure</w:delText>
        </w:r>
      </w:del>
      <w:ins w:id="288" w:author="Author">
        <w:r w:rsidR="005A28E6" w:rsidRPr="004C4796">
          <w:t>.</w:t>
        </w:r>
      </w:ins>
      <w:r w:rsidRPr="004C4796">
        <w:t> </w:t>
      </w:r>
      <w:hyperlink r:id="rId36" w:tgtFrame="figure" w:history="1">
        <w:r w:rsidRPr="004C4796">
          <w:t>​</w:t>
        </w:r>
        <w:r w:rsidRPr="004C4796">
          <w:rPr>
            <w:color w:val="8C3FC5"/>
          </w:rPr>
          <w:t>3</w:t>
        </w:r>
      </w:hyperlink>
      <w:r w:rsidRPr="004C4796">
        <w:t>).</w:t>
      </w:r>
      <w:ins w:id="289" w:author="Author">
        <w:r w:rsidR="00323435" w:rsidRPr="004C4796">
          <w:t xml:space="preserve"> </w:t>
        </w:r>
      </w:ins>
      <w:moveToRangeStart w:id="290" w:author="Author" w:name="move529860020"/>
      <w:commentRangeStart w:id="291"/>
      <w:moveTo w:id="292" w:author="Author">
        <w:r w:rsidR="00323435" w:rsidRPr="004C4796">
          <w:lastRenderedPageBreak/>
          <w:t>Acetamidinium formate (</w:t>
        </w:r>
        <w:r w:rsidR="00323435" w:rsidRPr="004C4796">
          <w:rPr>
            <w:b/>
            <w:bCs/>
          </w:rPr>
          <w:t>4</w:t>
        </w:r>
        <w:r w:rsidR="00323435" w:rsidRPr="004C4796">
          <w:t xml:space="preserve">) </w:t>
        </w:r>
      </w:moveTo>
      <w:ins w:id="293" w:author="Author">
        <w:r w:rsidR="00101A17" w:rsidRPr="004C4796">
          <w:t>wa</w:t>
        </w:r>
      </w:ins>
      <w:moveTo w:id="294" w:author="Author">
        <w:del w:id="295" w:author="Author">
          <w:r w:rsidR="00323435" w:rsidRPr="004C4796" w:rsidDel="00323435">
            <w:delText>wa</w:delText>
          </w:r>
        </w:del>
        <w:r w:rsidR="00323435" w:rsidRPr="004C4796">
          <w:t>s prepared from trimethyl orthoacetate and ammonium formate</w:t>
        </w:r>
      </w:moveTo>
      <w:ins w:id="296" w:author="Author">
        <w:r w:rsidR="003145F0" w:rsidRPr="004C4796">
          <w:t>.</w:t>
        </w:r>
        <w:commentRangeEnd w:id="291"/>
        <w:r w:rsidR="003145F0" w:rsidRPr="004C4796">
          <w:rPr>
            <w:rStyle w:val="CommentReference"/>
            <w:rFonts w:cstheme="minorBidi"/>
            <w:w w:val="100"/>
          </w:rPr>
          <w:commentReference w:id="291"/>
        </w:r>
      </w:ins>
      <w:moveTo w:id="297" w:author="Author">
        <w:del w:id="298" w:author="Author">
          <w:r w:rsidR="00323435" w:rsidRPr="004C4796" w:rsidDel="003145F0">
            <w:delText>.</w:delText>
          </w:r>
        </w:del>
        <w:r w:rsidR="00323435" w:rsidRPr="004C4796">
          <w:t xml:space="preserve"> A similar method has been published </w:t>
        </w:r>
        <w:del w:id="299" w:author="Author">
          <w:r w:rsidR="00323435" w:rsidRPr="004C4796" w:rsidDel="003145F0">
            <w:delText xml:space="preserve">earlier </w:delText>
          </w:r>
        </w:del>
        <w:r w:rsidR="00323435" w:rsidRPr="004C4796">
          <w:t>by Taylor for preparation of </w:t>
        </w:r>
        <w:r w:rsidR="00323435" w:rsidRPr="004C4796">
          <w:rPr>
            <w:b/>
            <w:bCs/>
          </w:rPr>
          <w:t>3.</w:t>
        </w:r>
        <w:r w:rsidR="00323435" w:rsidRPr="004C4796">
          <w:rPr>
            <w:color w:val="8C3FC5"/>
            <w:vertAlign w:val="superscript"/>
          </w:rPr>
          <w:fldChar w:fldCharType="begin"/>
        </w:r>
        <w:r w:rsidR="00323435" w:rsidRPr="004C4796">
          <w:rPr>
            <w:color w:val="8C3FC5"/>
            <w:vertAlign w:val="superscript"/>
          </w:rPr>
          <w:instrText xml:space="preserve"> HYPERLINK "https://www.ncbi.nlm.nih.gov/pmc/articles/PMC3275501/" \l "B16" </w:instrText>
        </w:r>
        <w:r w:rsidR="00323435" w:rsidRPr="004C4796">
          <w:rPr>
            <w:color w:val="8C3FC5"/>
            <w:vertAlign w:val="superscript"/>
          </w:rPr>
          <w:fldChar w:fldCharType="separate"/>
        </w:r>
        <w:r w:rsidR="00323435" w:rsidRPr="004C4796">
          <w:rPr>
            <w:color w:val="8C3FC5"/>
            <w:vertAlign w:val="superscript"/>
          </w:rPr>
          <w:t>16</w:t>
        </w:r>
        <w:r w:rsidR="00323435" w:rsidRPr="004C4796">
          <w:rPr>
            <w:color w:val="8C3FC5"/>
            <w:vertAlign w:val="superscript"/>
          </w:rPr>
          <w:fldChar w:fldCharType="end"/>
        </w:r>
      </w:moveTo>
    </w:p>
    <w:moveToRangeEnd w:id="290"/>
    <w:p w14:paraId="28AE6395" w14:textId="452F1648" w:rsidR="00F80A68" w:rsidRPr="004C4796" w:rsidRDefault="00F80A68" w:rsidP="009D6663">
      <w:pPr>
        <w:pStyle w:val="RSCB02ArticleText"/>
        <w:rPr>
          <w:ins w:id="300" w:author="Author"/>
        </w:rPr>
      </w:pPr>
    </w:p>
    <w:p w14:paraId="3A76A91D" w14:textId="2CE94BF8" w:rsidR="00F80A68" w:rsidRPr="004C4796" w:rsidRDefault="00F80A68" w:rsidP="0014573C">
      <w:pPr>
        <w:pStyle w:val="RSCI04CaptiontoFigureSchemeChart"/>
        <w:rPr>
          <w:ins w:id="301" w:author="Author"/>
          <w:lang w:val="en-US"/>
        </w:rPr>
      </w:pPr>
      <w:ins w:id="302" w:author="Author">
        <w:r w:rsidRPr="004C4796">
          <w:rPr>
            <w:b/>
            <w:lang w:val="en-US"/>
          </w:rPr>
          <w:t xml:space="preserve">Fig. 2 </w:t>
        </w:r>
        <w:r w:rsidRPr="004C4796">
          <w:rPr>
            <w:lang w:val="en-US"/>
          </w:rPr>
          <w:t>Preparation of acetamidinium nitrate (</w:t>
        </w:r>
        <w:r w:rsidRPr="004C4796">
          <w:rPr>
            <w:b/>
            <w:lang w:val="en-US"/>
          </w:rPr>
          <w:t>2</w:t>
        </w:r>
        <w:r w:rsidRPr="004C4796">
          <w:rPr>
            <w:lang w:val="en-US"/>
          </w:rPr>
          <w:t>), sulfate (</w:t>
        </w:r>
        <w:r w:rsidRPr="004C4796">
          <w:rPr>
            <w:b/>
            <w:lang w:val="en-US"/>
          </w:rPr>
          <w:t>5</w:t>
        </w:r>
        <w:r w:rsidRPr="004C4796">
          <w:rPr>
            <w:lang w:val="en-US"/>
          </w:rPr>
          <w:t>), and oxalate (</w:t>
        </w:r>
        <w:r w:rsidRPr="004C4796">
          <w:rPr>
            <w:b/>
            <w:lang w:val="en-US"/>
          </w:rPr>
          <w:t>7</w:t>
        </w:r>
        <w:r w:rsidRPr="004C4796">
          <w:rPr>
            <w:lang w:val="en-US"/>
          </w:rPr>
          <w:t xml:space="preserve">) from </w:t>
        </w:r>
        <w:r w:rsidRPr="004C4796">
          <w:rPr>
            <w:b/>
            <w:lang w:val="en-US"/>
          </w:rPr>
          <w:t>1</w:t>
        </w:r>
        <w:r w:rsidR="005A28E6" w:rsidRPr="004C4796">
          <w:rPr>
            <w:b/>
            <w:lang w:val="en-US"/>
          </w:rPr>
          <w:t>.</w:t>
        </w:r>
      </w:ins>
    </w:p>
    <w:p w14:paraId="16F54CB4" w14:textId="0D143DEA" w:rsidR="00F80A68" w:rsidRPr="004C4796" w:rsidRDefault="00F80A68" w:rsidP="0014573C">
      <w:pPr>
        <w:pStyle w:val="RSCI04CaptiontoFigureSchemeChart"/>
        <w:rPr>
          <w:lang w:val="en-US"/>
        </w:rPr>
      </w:pPr>
      <w:ins w:id="303" w:author="Author">
        <w:r w:rsidRPr="004C4796">
          <w:rPr>
            <w:b/>
            <w:lang w:val="en-US"/>
          </w:rPr>
          <w:t>Fig. 3</w:t>
        </w:r>
        <w:r w:rsidRPr="004C4796">
          <w:rPr>
            <w:lang w:val="en-US"/>
          </w:rPr>
          <w:t xml:space="preserve"> </w:t>
        </w:r>
        <w:r w:rsidR="00D7698B" w:rsidRPr="004C4796">
          <w:rPr>
            <w:lang w:val="en-US"/>
          </w:rPr>
          <w:t xml:space="preserve">Preparation of </w:t>
        </w:r>
        <w:r w:rsidR="00D7698B" w:rsidRPr="004C4796">
          <w:rPr>
            <w:b/>
            <w:lang w:val="en-US"/>
          </w:rPr>
          <w:t>8</w:t>
        </w:r>
        <w:r w:rsidR="00D7698B" w:rsidRPr="004C4796">
          <w:rPr>
            <w:lang w:val="en-US"/>
          </w:rPr>
          <w:t xml:space="preserve"> from </w:t>
        </w:r>
        <w:r w:rsidR="00D7698B" w:rsidRPr="004C4796">
          <w:rPr>
            <w:b/>
            <w:lang w:val="en-US"/>
          </w:rPr>
          <w:t>5</w:t>
        </w:r>
        <w:r w:rsidR="00D7698B" w:rsidRPr="004C4796">
          <w:rPr>
            <w:lang w:val="en-US"/>
          </w:rPr>
          <w:t xml:space="preserve"> by ion exchange</w:t>
        </w:r>
        <w:r w:rsidR="005A28E6" w:rsidRPr="004C4796">
          <w:rPr>
            <w:lang w:val="en-US"/>
          </w:rPr>
          <w:t>.</w:t>
        </w:r>
      </w:ins>
    </w:p>
    <w:p w14:paraId="6F077D5F" w14:textId="78C72DEE" w:rsidR="004E699D" w:rsidRPr="004C4796" w:rsidDel="00F80A68" w:rsidRDefault="004E699D" w:rsidP="00567541">
      <w:pPr>
        <w:pStyle w:val="RSCB02ArticleText"/>
        <w:rPr>
          <w:del w:id="304" w:author="Author"/>
        </w:rPr>
      </w:pPr>
      <w:del w:id="305" w:author="Author">
        <w:r w:rsidRPr="004C4796" w:rsidDel="00F80A68">
          <w:delText>The method starting with acetamidinium acetate (</w:delText>
        </w:r>
        <w:r w:rsidRPr="004C4796" w:rsidDel="00F80A68">
          <w:rPr>
            <w:b/>
            <w:bCs/>
          </w:rPr>
          <w:delText>3</w:delText>
        </w:r>
        <w:r w:rsidRPr="004C4796" w:rsidDel="00F80A68">
          <w:delText xml:space="preserve">) based on the reaction with a stronger acid than the one we used (acetic acid) for acetamidinium </w:delText>
        </w:r>
        <w:r w:rsidRPr="004C4796" w:rsidDel="0029485F">
          <w:delText>sulphate</w:delText>
        </w:r>
        <w:r w:rsidRPr="004C4796" w:rsidDel="00F80A68">
          <w:delText xml:space="preserve"> (</w:delText>
        </w:r>
        <w:r w:rsidRPr="004C4796" w:rsidDel="00F80A68">
          <w:rPr>
            <w:b/>
            <w:bCs/>
          </w:rPr>
          <w:delText>5</w:delText>
        </w:r>
        <w:r w:rsidRPr="004C4796" w:rsidDel="00F80A68">
          <w:delText>)</w:delText>
        </w:r>
        <w:r w:rsidR="00D0409B" w:rsidRPr="004C4796" w:rsidDel="00F80A68">
          <w:rPr>
            <w:color w:val="8C3FC5"/>
            <w:vertAlign w:val="superscript"/>
          </w:rPr>
          <w:fldChar w:fldCharType="begin"/>
        </w:r>
        <w:r w:rsidR="00D0409B" w:rsidRPr="004C4796" w:rsidDel="00F80A68">
          <w:rPr>
            <w:color w:val="8C3FC5"/>
            <w:vertAlign w:val="superscript"/>
          </w:rPr>
          <w:delInstrText xml:space="preserve"> HYPERLINK "https://www.ncbi.nlm.nih.gov/pmc/articles/PMC3275501/" \l "B18" </w:delInstrText>
        </w:r>
        <w:r w:rsidR="00D0409B" w:rsidRPr="004C4796" w:rsidDel="00F80A68">
          <w:rPr>
            <w:color w:val="8C3FC5"/>
            <w:vertAlign w:val="superscript"/>
          </w:rPr>
          <w:fldChar w:fldCharType="separate"/>
        </w:r>
        <w:r w:rsidRPr="004C4796" w:rsidDel="00F80A68">
          <w:rPr>
            <w:color w:val="8C3FC5"/>
            <w:vertAlign w:val="superscript"/>
          </w:rPr>
          <w:delText>18</w:delText>
        </w:r>
        <w:r w:rsidR="00D0409B" w:rsidRPr="004C4796" w:rsidDel="00F80A68">
          <w:rPr>
            <w:color w:val="8C3FC5"/>
            <w:vertAlign w:val="superscript"/>
          </w:rPr>
          <w:fldChar w:fldCharType="end"/>
        </w:r>
        <w:r w:rsidRPr="004C4796" w:rsidDel="00F80A68">
          <w:delText xml:space="preserve"> was now successfully used for preparation of acetamidinium perchlorate (</w:delText>
        </w:r>
        <w:r w:rsidRPr="004C4796" w:rsidDel="00F80A68">
          <w:rPr>
            <w:b/>
            <w:bCs/>
          </w:rPr>
          <w:delText>8</w:delText>
        </w:r>
        <w:r w:rsidRPr="004C4796" w:rsidDel="00F80A68">
          <w:delText>). This salt was also prepared from </w:delText>
        </w:r>
        <w:r w:rsidRPr="004C4796" w:rsidDel="00F80A68">
          <w:rPr>
            <w:b/>
            <w:bCs/>
          </w:rPr>
          <w:delText>5 </w:delText>
        </w:r>
        <w:r w:rsidRPr="004C4796" w:rsidDel="00F80A68">
          <w:delText>by an ion exchange reaction with barium perchlorate in water (Figure </w:delText>
        </w:r>
        <w:r w:rsidR="00D0409B" w:rsidRPr="004C4796" w:rsidDel="00F80A68">
          <w:rPr>
            <w:color w:val="642A8F"/>
            <w:u w:val="single"/>
          </w:rPr>
          <w:fldChar w:fldCharType="begin"/>
        </w:r>
        <w:r w:rsidR="00D0409B" w:rsidRPr="004C4796" w:rsidDel="00F80A68">
          <w:rPr>
            <w:color w:val="642A8F"/>
            <w:u w:val="single"/>
          </w:rPr>
          <w:delInstrText xml:space="preserve"> HYPERLINK "https://www.ncbi.nlm.nih.gov/pmc/articles/PMC3275501/figure/F3/" \t "figure" </w:delInstrText>
        </w:r>
        <w:r w:rsidR="00D0409B" w:rsidRPr="004C4796" w:rsidDel="00F80A68">
          <w:rPr>
            <w:color w:val="642A8F"/>
            <w:u w:val="single"/>
          </w:rPr>
          <w:fldChar w:fldCharType="separate"/>
        </w:r>
        <w:r w:rsidRPr="004C4796" w:rsidDel="00F80A68">
          <w:rPr>
            <w:color w:val="642A8F"/>
            <w:u w:val="single"/>
          </w:rPr>
          <w:delText>​</w:delText>
        </w:r>
        <w:r w:rsidRPr="004C4796" w:rsidDel="00F80A68">
          <w:rPr>
            <w:color w:val="642A8F"/>
          </w:rPr>
          <w:delText>(</w:delText>
        </w:r>
        <w:r w:rsidRPr="004C4796" w:rsidDel="00F80A68">
          <w:rPr>
            <w:color w:val="8C3FC5"/>
            <w:u w:val="single"/>
          </w:rPr>
          <w:delText>3</w:delText>
        </w:r>
        <w:r w:rsidR="00D0409B" w:rsidRPr="004C4796" w:rsidDel="00F80A68">
          <w:rPr>
            <w:color w:val="8C3FC5"/>
            <w:u w:val="single"/>
          </w:rPr>
          <w:fldChar w:fldCharType="end"/>
        </w:r>
        <w:r w:rsidRPr="004C4796" w:rsidDel="00F80A68">
          <w:delText>).</w:delText>
        </w:r>
      </w:del>
    </w:p>
    <w:p w14:paraId="2E6F87E5" w14:textId="553E1B09" w:rsidR="004E699D" w:rsidRPr="004C4796" w:rsidDel="00323435" w:rsidRDefault="004E699D" w:rsidP="00567541">
      <w:pPr>
        <w:pStyle w:val="RSCB02ArticleText"/>
        <w:rPr>
          <w:moveFrom w:id="306" w:author="Author"/>
        </w:rPr>
      </w:pPr>
      <w:moveFromRangeStart w:id="307" w:author="Author" w:name="move529860020"/>
      <w:moveFrom w:id="308" w:author="Author">
        <w:r w:rsidRPr="004C4796" w:rsidDel="00323435">
          <w:t>Acetamidinium formate (</w:t>
        </w:r>
        <w:r w:rsidRPr="004C4796" w:rsidDel="00323435">
          <w:rPr>
            <w:b/>
            <w:bCs/>
          </w:rPr>
          <w:t>4</w:t>
        </w:r>
        <w:r w:rsidRPr="004C4796" w:rsidDel="00323435">
          <w:t>) was prepared from trimethyl orthoacetate and ammonium formate. A similar method has been published earlier by Taylor for preparation of </w:t>
        </w:r>
        <w:r w:rsidRPr="004C4796" w:rsidDel="00323435">
          <w:rPr>
            <w:b/>
            <w:bCs/>
          </w:rPr>
          <w:t>3</w:t>
        </w:r>
        <w:r w:rsidR="004B259D" w:rsidRPr="004C4796" w:rsidDel="00323435">
          <w:rPr>
            <w:b/>
            <w:bCs/>
          </w:rPr>
          <w:t>.</w:t>
        </w:r>
        <w:r w:rsidR="00D0409B" w:rsidRPr="004C4796" w:rsidDel="00323435">
          <w:rPr>
            <w:color w:val="8C3FC5"/>
            <w:vertAlign w:val="superscript"/>
          </w:rPr>
          <w:fldChar w:fldCharType="begin"/>
        </w:r>
        <w:r w:rsidR="00D0409B" w:rsidRPr="004C4796" w:rsidDel="00323435">
          <w:rPr>
            <w:color w:val="8C3FC5"/>
            <w:vertAlign w:val="superscript"/>
          </w:rPr>
          <w:instrText xml:space="preserve"> HYPERLINK "https://www.ncbi.nlm.nih.gov/pmc/articles/PMC3275501/" \l "B16" </w:instrText>
        </w:r>
        <w:r w:rsidR="00D0409B" w:rsidRPr="004C4796" w:rsidDel="00323435">
          <w:rPr>
            <w:color w:val="8C3FC5"/>
            <w:vertAlign w:val="superscript"/>
          </w:rPr>
          <w:fldChar w:fldCharType="separate"/>
        </w:r>
        <w:r w:rsidRPr="004C4796" w:rsidDel="00323435">
          <w:rPr>
            <w:color w:val="8C3FC5"/>
            <w:vertAlign w:val="superscript"/>
          </w:rPr>
          <w:t>16</w:t>
        </w:r>
        <w:r w:rsidR="00D0409B" w:rsidRPr="004C4796" w:rsidDel="00323435">
          <w:rPr>
            <w:color w:val="8C3FC5"/>
            <w:vertAlign w:val="superscript"/>
          </w:rPr>
          <w:fldChar w:fldCharType="end"/>
        </w:r>
      </w:moveFrom>
    </w:p>
    <w:moveFromRangeEnd w:id="307"/>
    <w:p w14:paraId="241C4B4B" w14:textId="77DC15A9" w:rsidR="00300D68" w:rsidRPr="004C4796" w:rsidDel="000F4232" w:rsidRDefault="00300D68" w:rsidP="00567541">
      <w:pPr>
        <w:pStyle w:val="RSCB02ArticleText"/>
        <w:rPr>
          <w:del w:id="309" w:author="Author"/>
        </w:rPr>
      </w:pPr>
    </w:p>
    <w:p w14:paraId="1C649BF7" w14:textId="59E0BFB3" w:rsidR="00FA2DA2" w:rsidRPr="004C4796" w:rsidRDefault="004E699D" w:rsidP="00300D68">
      <w:pPr>
        <w:pStyle w:val="RSCB06BHeadingSub-Section"/>
        <w:rPr>
          <w:rStyle w:val="RSCB02ArticleTextChar"/>
          <w:rFonts w:cstheme="minorBidi"/>
          <w:w w:val="100"/>
          <w:szCs w:val="22"/>
          <w:lang w:val="en-US"/>
        </w:rPr>
      </w:pPr>
      <w:r w:rsidRPr="004C4796">
        <w:rPr>
          <w:lang w:val="en-US"/>
        </w:rPr>
        <w:t>Hygroscopicities</w:t>
      </w:r>
    </w:p>
    <w:p w14:paraId="4DF73985" w14:textId="674647D1" w:rsidR="006F7294" w:rsidRPr="004C4796" w:rsidRDefault="00804771" w:rsidP="006F7294">
      <w:pPr>
        <w:pStyle w:val="RSCB02ArticleText"/>
        <w:rPr>
          <w:ins w:id="310" w:author="Author"/>
        </w:rPr>
      </w:pPr>
      <w:ins w:id="311" w:author="Author">
        <w:r w:rsidRPr="004C4796">
          <w:t>The acetamidinium salts were weighed and stored under 90% humidity at 30 °C</w:t>
        </w:r>
        <w:r w:rsidRPr="004C4796">
          <w:rPr>
            <w:color w:val="8C3FC5"/>
            <w:vertAlign w:val="superscript"/>
          </w:rPr>
          <w:fldChar w:fldCharType="begin"/>
        </w:r>
        <w:r w:rsidRPr="004C4796">
          <w:rPr>
            <w:color w:val="8C3FC5"/>
            <w:vertAlign w:val="superscript"/>
          </w:rPr>
          <w:instrText xml:space="preserve"> HYPERLINK "https://www.ncbi.nlm.nih.gov/pmc/articles/PMC3275501/" \l "B23" </w:instrText>
        </w:r>
        <w:r w:rsidRPr="004C4796">
          <w:rPr>
            <w:color w:val="8C3FC5"/>
            <w:vertAlign w:val="superscript"/>
          </w:rPr>
          <w:fldChar w:fldCharType="separate"/>
        </w:r>
        <w:r w:rsidRPr="004C4796">
          <w:rPr>
            <w:color w:val="8C3FC5"/>
            <w:vertAlign w:val="superscript"/>
          </w:rPr>
          <w:t>23</w:t>
        </w:r>
        <w:r w:rsidRPr="004C4796">
          <w:rPr>
            <w:color w:val="8C3FC5"/>
            <w:vertAlign w:val="superscript"/>
          </w:rPr>
          <w:fldChar w:fldCharType="end"/>
        </w:r>
        <w:r w:rsidRPr="004C4796">
          <w:t xml:space="preserve"> for 1—21 days. </w:t>
        </w:r>
        <w:commentRangeStart w:id="312"/>
        <w:r w:rsidRPr="004C4796">
          <w:t>Samples of ammonium acetate (</w:t>
        </w:r>
        <w:r w:rsidRPr="004C4796">
          <w:rPr>
            <w:b/>
          </w:rPr>
          <w:t>10</w:t>
        </w:r>
        <w:r w:rsidRPr="004C4796">
          <w:t>), guanidinium nitrate (</w:t>
        </w:r>
        <w:r w:rsidRPr="004C4796">
          <w:rPr>
            <w:b/>
          </w:rPr>
          <w:t>11</w:t>
        </w:r>
        <w:r w:rsidRPr="004C4796">
          <w:t>), and guanidinium chloride (</w:t>
        </w:r>
        <w:r w:rsidRPr="004C4796">
          <w:rPr>
            <w:b/>
          </w:rPr>
          <w:t>12</w:t>
        </w:r>
        <w:r w:rsidRPr="004C4796">
          <w:t>) were stored under identical conditions.</w:t>
        </w:r>
        <w:r w:rsidR="002B6BB2" w:rsidRPr="004C4796">
          <w:t xml:space="preserve"> The</w:t>
        </w:r>
        <w:r w:rsidRPr="004C4796">
          <w:t xml:space="preserve"> </w:t>
        </w:r>
        <w:commentRangeEnd w:id="312"/>
        <w:r w:rsidRPr="004C4796">
          <w:rPr>
            <w:rStyle w:val="CommentReference"/>
            <w:rFonts w:cstheme="minorBidi"/>
            <w:w w:val="100"/>
          </w:rPr>
          <w:commentReference w:id="312"/>
        </w:r>
        <w:r w:rsidR="002B6BB2" w:rsidRPr="004C4796">
          <w:t>h</w:t>
        </w:r>
      </w:ins>
      <w:del w:id="313" w:author="Author">
        <w:r w:rsidR="006F7294" w:rsidRPr="004C4796" w:rsidDel="002B6BB2">
          <w:delText>H</w:delText>
        </w:r>
      </w:del>
      <w:r w:rsidR="006F7294" w:rsidRPr="004C4796">
        <w:t>ygroscopicities</w:t>
      </w:r>
      <w:ins w:id="314" w:author="Author">
        <w:r w:rsidRPr="004C4796">
          <w:t xml:space="preserve"> of the samples </w:t>
        </w:r>
      </w:ins>
      <w:del w:id="315" w:author="Author">
        <w:r w:rsidR="006F7294" w:rsidRPr="004C4796" w:rsidDel="00804771">
          <w:delText xml:space="preserve"> of acetamidinium salts</w:delText>
        </w:r>
      </w:del>
      <w:ins w:id="316" w:author="Author">
        <w:r w:rsidR="00101A17" w:rsidRPr="004C4796">
          <w:t>were</w:t>
        </w:r>
      </w:ins>
      <w:del w:id="317" w:author="Author">
        <w:r w:rsidR="006F7294" w:rsidRPr="004C4796" w:rsidDel="00101A17">
          <w:delText>,</w:delText>
        </w:r>
      </w:del>
      <w:r w:rsidR="006F7294" w:rsidRPr="004C4796">
        <w:t xml:space="preserve"> determined</w:t>
      </w:r>
      <w:del w:id="318" w:author="Author">
        <w:r w:rsidR="006F7294" w:rsidRPr="004C4796" w:rsidDel="00804771">
          <w:delText xml:space="preserve"> at 90% humidity and 30</w:delText>
        </w:r>
        <w:r w:rsidR="006F7294" w:rsidRPr="004C4796" w:rsidDel="00521344">
          <w:delText>°</w:delText>
        </w:r>
        <w:r w:rsidR="006F7294" w:rsidRPr="004C4796" w:rsidDel="00804771">
          <w:delText>C</w:delText>
        </w:r>
        <w:r w:rsidR="00D0409B" w:rsidRPr="004C4796" w:rsidDel="00804771">
          <w:rPr>
            <w:color w:val="8C3FC5"/>
            <w:vertAlign w:val="superscript"/>
          </w:rPr>
          <w:fldChar w:fldCharType="begin"/>
        </w:r>
        <w:r w:rsidR="00D0409B" w:rsidRPr="004C4796" w:rsidDel="00804771">
          <w:rPr>
            <w:color w:val="8C3FC5"/>
            <w:vertAlign w:val="superscript"/>
          </w:rPr>
          <w:delInstrText xml:space="preserve"> HYPERLINK "https://www.ncbi.nlm.nih.gov/pmc/articles/PMC3275501/" \l "B23" </w:delInstrText>
        </w:r>
        <w:r w:rsidR="00D0409B" w:rsidRPr="004C4796" w:rsidDel="00804771">
          <w:rPr>
            <w:color w:val="8C3FC5"/>
            <w:vertAlign w:val="superscript"/>
          </w:rPr>
          <w:fldChar w:fldCharType="separate"/>
        </w:r>
        <w:r w:rsidR="006F7294" w:rsidRPr="004C4796" w:rsidDel="00804771">
          <w:rPr>
            <w:color w:val="8C3FC5"/>
            <w:vertAlign w:val="superscript"/>
          </w:rPr>
          <w:delText>23</w:delText>
        </w:r>
        <w:r w:rsidR="00D0409B" w:rsidRPr="004C4796" w:rsidDel="00804771">
          <w:rPr>
            <w:color w:val="8C3FC5"/>
            <w:vertAlign w:val="superscript"/>
          </w:rPr>
          <w:fldChar w:fldCharType="end"/>
        </w:r>
        <w:r w:rsidR="006F7294" w:rsidRPr="004C4796" w:rsidDel="00804771">
          <w:delText xml:space="preserve"> </w:delText>
        </w:r>
        <w:commentRangeStart w:id="319"/>
        <w:r w:rsidR="006F7294" w:rsidRPr="004C4796" w:rsidDel="00804771">
          <w:delText>and</w:delText>
        </w:r>
      </w:del>
      <w:ins w:id="320" w:author="Author">
        <w:r w:rsidRPr="004C4796">
          <w:t xml:space="preserve"> to be</w:t>
        </w:r>
        <w:r w:rsidR="00101A17" w:rsidRPr="004C4796">
          <w:t xml:space="preserve"> the percent weight increase compared with the weight of the original sample</w:t>
        </w:r>
        <w:commentRangeEnd w:id="319"/>
        <w:r w:rsidR="00101A17" w:rsidRPr="004C4796">
          <w:rPr>
            <w:rStyle w:val="CommentReference"/>
            <w:rFonts w:cstheme="minorBidi"/>
            <w:w w:val="100"/>
          </w:rPr>
          <w:commentReference w:id="319"/>
        </w:r>
        <w:r w:rsidR="00101A17" w:rsidRPr="004C4796">
          <w:t>.</w:t>
        </w:r>
        <w:r w:rsidR="002B6BB2" w:rsidRPr="004C4796">
          <w:t xml:space="preserve"> The results are summarized in Table 1, and the changes in hygroscopicity (%) over time are plotted in </w:t>
        </w:r>
      </w:ins>
      <w:del w:id="321" w:author="Author">
        <w:r w:rsidR="006F7294" w:rsidRPr="004C4796" w:rsidDel="00101A17">
          <w:delText xml:space="preserve"> </w:delText>
        </w:r>
        <w:r w:rsidR="006F7294" w:rsidRPr="004C4796" w:rsidDel="00804771">
          <w:delText>the comparison of these results with ammonium acetate (</w:delText>
        </w:r>
        <w:r w:rsidR="006F7294" w:rsidRPr="004C4796" w:rsidDel="00804771">
          <w:rPr>
            <w:b/>
          </w:rPr>
          <w:delText>10</w:delText>
        </w:r>
        <w:r w:rsidR="006F7294" w:rsidRPr="004C4796" w:rsidDel="00804771">
          <w:delText>), guanidinium nitrate (</w:delText>
        </w:r>
        <w:r w:rsidR="006F7294" w:rsidRPr="004C4796" w:rsidDel="00804771">
          <w:rPr>
            <w:b/>
          </w:rPr>
          <w:delText>11</w:delText>
        </w:r>
        <w:r w:rsidR="006F7294" w:rsidRPr="004C4796" w:rsidDel="00804771">
          <w:delText>) and guanidinium chloride (</w:delText>
        </w:r>
        <w:r w:rsidR="006F7294" w:rsidRPr="004C4796" w:rsidDel="00804771">
          <w:rPr>
            <w:b/>
          </w:rPr>
          <w:delText>12</w:delText>
        </w:r>
        <w:r w:rsidR="006F7294" w:rsidRPr="004C4796" w:rsidDel="00804771">
          <w:delText xml:space="preserve">) </w:delText>
        </w:r>
        <w:r w:rsidR="006F7294" w:rsidRPr="004C4796" w:rsidDel="002B6BB2">
          <w:delText xml:space="preserve">are represented as </w:delText>
        </w:r>
        <w:r w:rsidR="006F7294" w:rsidRPr="004C4796" w:rsidDel="00101A17">
          <w:delText xml:space="preserve">the weight increase compared with the weight of the original sample, expressed in %. </w:delText>
        </w:r>
        <w:r w:rsidR="006F7294" w:rsidRPr="004C4796" w:rsidDel="002B6BB2">
          <w:delText xml:space="preserve">The results are given in </w:delText>
        </w:r>
      </w:del>
      <w:r w:rsidR="006F7294" w:rsidRPr="004C4796">
        <w:t>Fig</w:t>
      </w:r>
      <w:ins w:id="322" w:author="Author">
        <w:r w:rsidR="00D517D0" w:rsidRPr="004C4796">
          <w:t>.</w:t>
        </w:r>
      </w:ins>
      <w:del w:id="323" w:author="Author">
        <w:r w:rsidR="006F7294" w:rsidRPr="004C4796" w:rsidDel="00D517D0">
          <w:delText>ure</w:delText>
        </w:r>
      </w:del>
      <w:r w:rsidR="006F7294" w:rsidRPr="004C4796">
        <w:t> </w:t>
      </w:r>
      <w:hyperlink r:id="rId37" w:tgtFrame="figure" w:history="1">
        <w:r w:rsidR="006F7294" w:rsidRPr="004C4796">
          <w:rPr>
            <w:color w:val="8C3FC5"/>
            <w:u w:val="single"/>
          </w:rPr>
          <w:t>​</w:t>
        </w:r>
        <w:r w:rsidR="006F7294" w:rsidRPr="004C4796">
          <w:rPr>
            <w:color w:val="8C3FC5"/>
          </w:rPr>
          <w:t>4</w:t>
        </w:r>
      </w:hyperlink>
      <w:ins w:id="324" w:author="Author">
        <w:r w:rsidR="002B6BB2" w:rsidRPr="004C4796">
          <w:rPr>
            <w:color w:val="8C3FC5"/>
          </w:rPr>
          <w:t>.</w:t>
        </w:r>
      </w:ins>
      <w:r w:rsidR="006F7294" w:rsidRPr="004C4796">
        <w:t> </w:t>
      </w:r>
      <w:commentRangeStart w:id="325"/>
      <w:del w:id="326" w:author="Author">
        <w:r w:rsidR="006F7294" w:rsidRPr="004C4796" w:rsidDel="002B6BB2">
          <w:delText>and values for certain days are presented in Table </w:delText>
        </w:r>
        <w:r w:rsidR="00D0409B" w:rsidRPr="004C4796" w:rsidDel="002B6BB2">
          <w:fldChar w:fldCharType="begin"/>
        </w:r>
        <w:r w:rsidR="00D0409B" w:rsidRPr="004C4796" w:rsidDel="002B6BB2">
          <w:delInstrText xml:space="preserve"> HYPERLINK "https://www.ncbi.nlm.nih.gov/pmc/articles/PMC3275501/table/T1/" \t "table" </w:delInstrText>
        </w:r>
        <w:r w:rsidR="00D0409B" w:rsidRPr="004C4796" w:rsidDel="002B6BB2">
          <w:fldChar w:fldCharType="separate"/>
        </w:r>
        <w:r w:rsidR="006F7294" w:rsidRPr="004C4796" w:rsidDel="002B6BB2">
          <w:delText>1</w:delText>
        </w:r>
        <w:r w:rsidR="00D0409B" w:rsidRPr="004C4796" w:rsidDel="002B6BB2">
          <w:fldChar w:fldCharType="end"/>
        </w:r>
        <w:r w:rsidR="006F7294" w:rsidRPr="004C4796" w:rsidDel="002B6BB2">
          <w:delText xml:space="preserve">. </w:delText>
        </w:r>
      </w:del>
      <w:r w:rsidR="006F7294" w:rsidRPr="004C4796">
        <w:t>In the case of compounds with known structure</w:t>
      </w:r>
      <w:ins w:id="327" w:author="Author">
        <w:r w:rsidR="0084404D" w:rsidRPr="004C4796">
          <w:t>s</w:t>
        </w:r>
      </w:ins>
      <w:r w:rsidR="006F7294" w:rsidRPr="004C4796">
        <w:t xml:space="preserve"> determined by X-</w:t>
      </w:r>
      <w:del w:id="328" w:author="Author">
        <w:r w:rsidR="006F7294" w:rsidRPr="004C4796" w:rsidDel="002F5A40">
          <w:delText>r</w:delText>
        </w:r>
      </w:del>
      <w:ins w:id="329" w:author="Author">
        <w:r w:rsidR="002F5A40" w:rsidRPr="004C4796">
          <w:t>R</w:t>
        </w:r>
      </w:ins>
      <w:r w:rsidR="006F7294" w:rsidRPr="004C4796">
        <w:t>ay diffraction</w:t>
      </w:r>
      <w:ins w:id="330" w:author="Author">
        <w:r w:rsidR="002F5A40" w:rsidRPr="004C4796">
          <w:t xml:space="preserve"> (XRD)</w:t>
        </w:r>
      </w:ins>
      <w:r w:rsidR="006F7294" w:rsidRPr="004C4796">
        <w:t xml:space="preserve"> </w:t>
      </w:r>
      <w:del w:id="331" w:author="Author">
        <w:r w:rsidR="006F7294" w:rsidRPr="004C4796" w:rsidDel="0084404D">
          <w:delText>techniques</w:delText>
        </w:r>
      </w:del>
      <w:ins w:id="332" w:author="Author">
        <w:r w:rsidR="0084404D" w:rsidRPr="004C4796">
          <w:t>analysis</w:t>
        </w:r>
      </w:ins>
      <w:r w:rsidR="006F7294" w:rsidRPr="004C4796">
        <w:t>, information about the spatial structure is also included. The influence of the structure on hygroscopicity is discussed later</w:t>
      </w:r>
      <w:ins w:id="333" w:author="Author">
        <w:r w:rsidR="002F5A40" w:rsidRPr="004C4796">
          <w:t xml:space="preserve"> in this report</w:t>
        </w:r>
      </w:ins>
      <w:r w:rsidR="006F7294" w:rsidRPr="004C4796">
        <w:t>.</w:t>
      </w:r>
      <w:commentRangeEnd w:id="325"/>
      <w:r w:rsidR="0084404D" w:rsidRPr="004C4796">
        <w:rPr>
          <w:rStyle w:val="CommentReference"/>
          <w:rFonts w:cstheme="minorBidi"/>
          <w:w w:val="100"/>
        </w:rPr>
        <w:commentReference w:id="325"/>
      </w:r>
    </w:p>
    <w:p w14:paraId="3C78DC80" w14:textId="6DE144AE" w:rsidR="005A28E6" w:rsidRPr="004C4796" w:rsidRDefault="005A28E6" w:rsidP="0014573C">
      <w:pPr>
        <w:pStyle w:val="RSCT01TableTitlewithtopbar"/>
        <w:rPr>
          <w:ins w:id="334" w:author="Author"/>
        </w:rPr>
      </w:pPr>
      <w:ins w:id="335" w:author="Author">
        <w:r w:rsidRPr="004C4796">
          <w:rPr>
            <w:b/>
          </w:rPr>
          <w:t>Table 1</w:t>
        </w:r>
        <w:r w:rsidRPr="004C4796">
          <w:t xml:space="preserve"> Hygroscopicities of acetamidinium and other salts.</w:t>
        </w:r>
      </w:ins>
    </w:p>
    <w:p w14:paraId="6CEC774F" w14:textId="13712D1B" w:rsidR="005A28E6" w:rsidRPr="004C4796" w:rsidRDefault="005A28E6" w:rsidP="0014573C">
      <w:pPr>
        <w:pStyle w:val="RSCI04CaptiontoFigureSchemeChart"/>
        <w:rPr>
          <w:lang w:val="en-US"/>
        </w:rPr>
      </w:pPr>
      <w:ins w:id="336" w:author="Author">
        <w:r w:rsidRPr="004C4796">
          <w:rPr>
            <w:b/>
            <w:lang w:val="en-US"/>
          </w:rPr>
          <w:t>Fig. 4</w:t>
        </w:r>
        <w:r w:rsidRPr="004C4796">
          <w:rPr>
            <w:lang w:val="en-US"/>
          </w:rPr>
          <w:t xml:space="preserve"> </w:t>
        </w:r>
        <w:r w:rsidR="000F4232" w:rsidRPr="004C4796">
          <w:rPr>
            <w:lang w:val="en-US"/>
          </w:rPr>
          <w:t>Changes in the hygroscopicities of acetamidinium salts over time.</w:t>
        </w:r>
      </w:ins>
    </w:p>
    <w:p w14:paraId="2417AB13" w14:textId="5137DEB8" w:rsidR="00300D68" w:rsidRPr="004C4796" w:rsidDel="000F4232" w:rsidRDefault="00300D68" w:rsidP="006F7294">
      <w:pPr>
        <w:pStyle w:val="RSCB02ArticleText"/>
        <w:rPr>
          <w:del w:id="337" w:author="Author"/>
        </w:rPr>
      </w:pPr>
    </w:p>
    <w:p w14:paraId="0447A3DB" w14:textId="1311EB73" w:rsidR="006F7294" w:rsidRPr="004C4796" w:rsidRDefault="006F7294" w:rsidP="006F7294">
      <w:pPr>
        <w:pStyle w:val="RSCB06BHeadingSub-Section"/>
        <w:rPr>
          <w:lang w:val="en-US"/>
        </w:rPr>
      </w:pPr>
      <w:r w:rsidRPr="004C4796">
        <w:rPr>
          <w:lang w:val="en-US"/>
        </w:rPr>
        <w:t>X-</w:t>
      </w:r>
      <w:ins w:id="338" w:author="Author">
        <w:r w:rsidR="0084404D" w:rsidRPr="004C4796">
          <w:rPr>
            <w:lang w:val="en-US"/>
          </w:rPr>
          <w:t>R</w:t>
        </w:r>
      </w:ins>
      <w:del w:id="339" w:author="Author">
        <w:r w:rsidRPr="004C4796" w:rsidDel="0084404D">
          <w:rPr>
            <w:lang w:val="en-US"/>
          </w:rPr>
          <w:delText>r</w:delText>
        </w:r>
      </w:del>
      <w:r w:rsidRPr="004C4796">
        <w:rPr>
          <w:lang w:val="en-US"/>
        </w:rPr>
        <w:t>ay crystallography</w:t>
      </w:r>
    </w:p>
    <w:p w14:paraId="708D3206" w14:textId="157BA540" w:rsidR="006F7294" w:rsidRPr="004C4796" w:rsidDel="0060722D" w:rsidRDefault="006F7294" w:rsidP="006F7294">
      <w:pPr>
        <w:pStyle w:val="RSCB02ArticleText"/>
        <w:rPr>
          <w:del w:id="340" w:author="Author"/>
        </w:rPr>
      </w:pPr>
      <w:del w:id="341" w:author="Author">
        <w:r w:rsidRPr="004C4796" w:rsidDel="00C37F4D">
          <w:delText>The a</w:delText>
        </w:r>
      </w:del>
      <w:ins w:id="342" w:author="Author">
        <w:r w:rsidR="00C37F4D" w:rsidRPr="004C4796">
          <w:t>A</w:t>
        </w:r>
      </w:ins>
      <w:r w:rsidRPr="004C4796">
        <w:t>cetamidinium cation</w:t>
      </w:r>
      <w:ins w:id="343" w:author="Author">
        <w:r w:rsidR="00C37F4D" w:rsidRPr="004C4796">
          <w:t>s</w:t>
        </w:r>
      </w:ins>
      <w:r w:rsidRPr="004C4796">
        <w:t xml:space="preserve"> </w:t>
      </w:r>
      <w:ins w:id="344" w:author="Author">
        <w:r w:rsidR="00C37F4D" w:rsidRPr="004C4796">
          <w:t>may</w:t>
        </w:r>
      </w:ins>
      <w:del w:id="345" w:author="Author">
        <w:r w:rsidRPr="004C4796" w:rsidDel="00C37F4D">
          <w:delText>is frequently</w:delText>
        </w:r>
      </w:del>
      <w:r w:rsidRPr="004C4796">
        <w:t xml:space="preserve"> </w:t>
      </w:r>
      <w:ins w:id="346" w:author="Author">
        <w:r w:rsidR="00C37F4D" w:rsidRPr="004C4796">
          <w:t>serve</w:t>
        </w:r>
      </w:ins>
      <w:del w:id="347" w:author="Author">
        <w:r w:rsidRPr="004C4796" w:rsidDel="00C37F4D">
          <w:delText>used</w:delText>
        </w:r>
      </w:del>
      <w:r w:rsidRPr="004C4796">
        <w:t xml:space="preserve"> as </w:t>
      </w:r>
      <w:del w:id="348" w:author="Author">
        <w:r w:rsidRPr="004C4796" w:rsidDel="00C37F4D">
          <w:delText xml:space="preserve">a </w:delText>
        </w:r>
      </w:del>
      <w:r w:rsidRPr="004C4796">
        <w:t>counterion</w:t>
      </w:r>
      <w:ins w:id="349" w:author="Author">
        <w:r w:rsidR="00C37F4D" w:rsidRPr="004C4796">
          <w:t>s</w:t>
        </w:r>
      </w:ins>
      <w:r w:rsidRPr="004C4796">
        <w:t xml:space="preserve"> for a wide variety of anions</w:t>
      </w:r>
      <w:ins w:id="350" w:author="Author">
        <w:r w:rsidR="00C37F4D" w:rsidRPr="004C4796">
          <w:t>,</w:t>
        </w:r>
      </w:ins>
      <w:r w:rsidRPr="004C4796">
        <w:t xml:space="preserve"> like simple hal</w:t>
      </w:r>
      <w:del w:id="351" w:author="Author">
        <w:r w:rsidRPr="004C4796" w:rsidDel="008352E2">
          <w:delText>ogen</w:delText>
        </w:r>
      </w:del>
      <w:r w:rsidRPr="004C4796">
        <w:t>ides, carboxylates,</w:t>
      </w:r>
      <w:ins w:id="352" w:author="Author">
        <w:r w:rsidR="00C37F4D" w:rsidRPr="004C4796">
          <w:t xml:space="preserve"> and </w:t>
        </w:r>
      </w:ins>
      <w:del w:id="353" w:author="Author">
        <w:r w:rsidRPr="004C4796" w:rsidDel="00C37F4D">
          <w:delText xml:space="preserve"> </w:delText>
        </w:r>
      </w:del>
      <w:r w:rsidRPr="004C4796">
        <w:t>complex metal anions</w:t>
      </w:r>
      <w:del w:id="354" w:author="Author">
        <w:r w:rsidRPr="004C4796" w:rsidDel="00C37F4D">
          <w:delText xml:space="preserve"> and others</w:delText>
        </w:r>
      </w:del>
      <w:r w:rsidRPr="004C4796">
        <w:t xml:space="preserve">. </w:t>
      </w:r>
      <w:commentRangeStart w:id="355"/>
      <w:ins w:id="356" w:author="Author">
        <w:r w:rsidR="00C37F4D" w:rsidRPr="004C4796">
          <w:t xml:space="preserve">The </w:t>
        </w:r>
      </w:ins>
      <w:del w:id="357" w:author="Author">
        <w:r w:rsidRPr="004C4796" w:rsidDel="00C37F4D">
          <w:delText>The p</w:delText>
        </w:r>
      </w:del>
      <w:ins w:id="358" w:author="Author">
        <w:r w:rsidR="00C37F4D" w:rsidRPr="004C4796">
          <w:t>p</w:t>
        </w:r>
      </w:ins>
      <w:r w:rsidRPr="004C4796">
        <w:t xml:space="preserve">arent acetamidine </w:t>
      </w:r>
      <w:ins w:id="359" w:author="Author">
        <w:r w:rsidR="00C37F4D" w:rsidRPr="004C4796">
          <w:t>is characterized by</w:t>
        </w:r>
      </w:ins>
      <w:del w:id="360" w:author="Author">
        <w:r w:rsidRPr="004C4796" w:rsidDel="00C37F4D">
          <w:delText>reveals</w:delText>
        </w:r>
      </w:del>
      <w:r w:rsidRPr="004C4796">
        <w:t xml:space="preserve"> large cavities and an extensive </w:t>
      </w:r>
      <w:ins w:id="361" w:author="Author">
        <w:r w:rsidR="00C37F4D" w:rsidRPr="004C4796">
          <w:t>network</w:t>
        </w:r>
      </w:ins>
      <w:del w:id="362" w:author="Author">
        <w:r w:rsidRPr="004C4796" w:rsidDel="00C37F4D">
          <w:delText>system</w:delText>
        </w:r>
      </w:del>
      <w:r w:rsidRPr="004C4796">
        <w:t xml:space="preserve"> of hydrogen bonding within </w:t>
      </w:r>
      <w:ins w:id="363" w:author="Author">
        <w:r w:rsidR="00C37F4D" w:rsidRPr="004C4796">
          <w:t>its</w:t>
        </w:r>
      </w:ins>
      <w:del w:id="364" w:author="Author">
        <w:r w:rsidRPr="004C4796" w:rsidDel="00C37F4D">
          <w:delText>the</w:delText>
        </w:r>
      </w:del>
      <w:r w:rsidRPr="004C4796">
        <w:t xml:space="preserve"> structure. </w:t>
      </w:r>
      <w:commentRangeEnd w:id="355"/>
      <w:r w:rsidR="00C37F4D" w:rsidRPr="004C4796">
        <w:rPr>
          <w:rStyle w:val="CommentReference"/>
          <w:rFonts w:cstheme="minorBidi"/>
          <w:w w:val="100"/>
        </w:rPr>
        <w:commentReference w:id="355"/>
      </w:r>
      <w:r w:rsidRPr="004C4796">
        <w:t>The distance</w:t>
      </w:r>
      <w:ins w:id="365" w:author="Author">
        <w:r w:rsidR="00C95BB8" w:rsidRPr="004C4796">
          <w:t>s</w:t>
        </w:r>
      </w:ins>
      <w:del w:id="366" w:author="Author">
        <w:r w:rsidRPr="004C4796" w:rsidDel="00D0409B">
          <w:delText>s</w:delText>
        </w:r>
      </w:del>
      <w:r w:rsidRPr="004C4796">
        <w:t xml:space="preserve"> between the</w:t>
      </w:r>
      <w:ins w:id="367" w:author="Author">
        <w:r w:rsidR="00D0409B" w:rsidRPr="004C4796">
          <w:t xml:space="preserve"> </w:t>
        </w:r>
        <w:r w:rsidR="00C95BB8" w:rsidRPr="004C4796">
          <w:t xml:space="preserve">pivot carbon atom and the </w:t>
        </w:r>
        <w:r w:rsidR="00D0409B" w:rsidRPr="004C4796">
          <w:t>amino</w:t>
        </w:r>
        <w:r w:rsidR="00C95BB8" w:rsidRPr="004C4796">
          <w:t xml:space="preserve"> and </w:t>
        </w:r>
        <w:r w:rsidR="00D85D63" w:rsidRPr="004C4796">
          <w:t>amido</w:t>
        </w:r>
        <w:r w:rsidR="00C95BB8" w:rsidRPr="004C4796">
          <w:t xml:space="preserve"> nitrogen atoms are</w:t>
        </w:r>
      </w:ins>
      <w:del w:id="368" w:author="Author">
        <w:r w:rsidRPr="004C4796" w:rsidDel="00C95BB8">
          <w:delText xml:space="preserve"> pivot carbon atom</w:delText>
        </w:r>
      </w:del>
      <w:r w:rsidRPr="004C4796">
        <w:t xml:space="preserve"> </w:t>
      </w:r>
      <w:ins w:id="369" w:author="Author">
        <w:r w:rsidR="00D0409B" w:rsidRPr="004C4796">
          <w:t>1.344 Å</w:t>
        </w:r>
        <w:r w:rsidR="00C95BB8" w:rsidRPr="004C4796">
          <w:t xml:space="preserve"> and</w:t>
        </w:r>
        <w:r w:rsidR="00D0409B" w:rsidRPr="004C4796">
          <w:t xml:space="preserve"> 1.298 Å</w:t>
        </w:r>
        <w:r w:rsidR="00C95BB8" w:rsidRPr="004C4796">
          <w:t>, respectively</w:t>
        </w:r>
      </w:ins>
      <w:del w:id="370" w:author="Author">
        <w:r w:rsidRPr="004C4796" w:rsidDel="00C95BB8">
          <w:delText>and the amino and imido nitrogen atoms are rather distinct (</w:delText>
        </w:r>
        <w:r w:rsidRPr="004C4796" w:rsidDel="00D0409B">
          <w:delText xml:space="preserve">1.344 Å </w:delText>
        </w:r>
        <w:r w:rsidRPr="004C4796" w:rsidDel="00C95BB8">
          <w:delText>for C-NH</w:delText>
        </w:r>
        <w:r w:rsidRPr="004C4796" w:rsidDel="00C95BB8">
          <w:rPr>
            <w:vertAlign w:val="subscript"/>
          </w:rPr>
          <w:delText>2 </w:delText>
        </w:r>
        <w:r w:rsidRPr="004C4796" w:rsidDel="00C95BB8">
          <w:delText xml:space="preserve">and </w:delText>
        </w:r>
        <w:r w:rsidRPr="004C4796" w:rsidDel="00D0409B">
          <w:delText xml:space="preserve">1.298 Å </w:delText>
        </w:r>
        <w:r w:rsidRPr="004C4796" w:rsidDel="00C95BB8">
          <w:delText>for C = NH group)</w:delText>
        </w:r>
      </w:del>
      <w:r w:rsidR="004B259D" w:rsidRPr="004C4796">
        <w:t>.</w:t>
      </w:r>
      <w:hyperlink r:id="rId38" w:anchor="B24" w:history="1">
        <w:r w:rsidRPr="004C4796">
          <w:rPr>
            <w:color w:val="8C3FC5"/>
            <w:vertAlign w:val="superscript"/>
          </w:rPr>
          <w:t>24</w:t>
        </w:r>
      </w:hyperlink>
      <w:ins w:id="371" w:author="Author">
        <w:r w:rsidR="0060722D" w:rsidRPr="004C4796">
          <w:rPr>
            <w:color w:val="8C3FC5"/>
          </w:rPr>
          <w:t xml:space="preserve"> </w:t>
        </w:r>
      </w:ins>
    </w:p>
    <w:p w14:paraId="1CC7E700" w14:textId="1C4CE307" w:rsidR="0060722D" w:rsidRPr="004C4796" w:rsidRDefault="006F7294" w:rsidP="0014573C">
      <w:pPr>
        <w:pStyle w:val="RSCB02ArticleText"/>
        <w:rPr>
          <w:ins w:id="372" w:author="Author"/>
          <w:color w:val="000000"/>
        </w:rPr>
      </w:pPr>
      <w:commentRangeStart w:id="373"/>
      <w:r w:rsidRPr="004C4796">
        <w:rPr>
          <w:color w:val="000000"/>
        </w:rPr>
        <w:t>The hydrogen bridging</w:t>
      </w:r>
      <w:ins w:id="374" w:author="Author">
        <w:r w:rsidR="008352E2" w:rsidRPr="004C4796">
          <w:rPr>
            <w:color w:val="000000"/>
          </w:rPr>
          <w:t xml:space="preserve"> observed</w:t>
        </w:r>
      </w:ins>
      <w:r w:rsidRPr="004C4796">
        <w:rPr>
          <w:color w:val="000000"/>
        </w:rPr>
        <w:t xml:space="preserve"> </w:t>
      </w:r>
      <w:commentRangeEnd w:id="373"/>
      <w:r w:rsidR="008352E2" w:rsidRPr="004C4796">
        <w:rPr>
          <w:rStyle w:val="CommentReference"/>
          <w:rFonts w:cstheme="minorBidi"/>
          <w:w w:val="100"/>
        </w:rPr>
        <w:commentReference w:id="373"/>
      </w:r>
      <w:r w:rsidRPr="004C4796">
        <w:rPr>
          <w:color w:val="000000"/>
        </w:rPr>
        <w:t>in</w:t>
      </w:r>
      <w:ins w:id="375" w:author="Author">
        <w:r w:rsidR="008352E2" w:rsidRPr="004C4796">
          <w:rPr>
            <w:color w:val="000000"/>
          </w:rPr>
          <w:t xml:space="preserve"> acetamidinium chloride (</w:t>
        </w:r>
        <w:r w:rsidR="008352E2" w:rsidRPr="004C4796">
          <w:rPr>
            <w:b/>
            <w:bCs/>
            <w:color w:val="000000"/>
          </w:rPr>
          <w:t>1</w:t>
        </w:r>
        <w:r w:rsidR="008352E2" w:rsidRPr="004C4796">
          <w:rPr>
            <w:color w:val="000000"/>
          </w:rPr>
          <w:t>),</w:t>
        </w:r>
        <w:r w:rsidR="008352E2" w:rsidRPr="004C4796">
          <w:rPr>
            <w:color w:val="8C3FC5"/>
            <w:vertAlign w:val="superscript"/>
          </w:rPr>
          <w:fldChar w:fldCharType="begin"/>
        </w:r>
        <w:r w:rsidR="008352E2" w:rsidRPr="004C4796">
          <w:rPr>
            <w:color w:val="8C3FC5"/>
            <w:vertAlign w:val="superscript"/>
          </w:rPr>
          <w:instrText xml:space="preserve"> HYPERLINK "https://www.ncbi.nlm.nih.gov/pmc/articles/PMC3275501/" \l "B26" </w:instrText>
        </w:r>
        <w:r w:rsidR="008352E2" w:rsidRPr="004C4796">
          <w:rPr>
            <w:color w:val="8C3FC5"/>
            <w:vertAlign w:val="superscript"/>
          </w:rPr>
          <w:fldChar w:fldCharType="separate"/>
        </w:r>
        <w:r w:rsidR="008352E2" w:rsidRPr="004C4796">
          <w:rPr>
            <w:color w:val="8C3FC5"/>
            <w:vertAlign w:val="superscript"/>
          </w:rPr>
          <w:t>26</w:t>
        </w:r>
        <w:r w:rsidR="008352E2" w:rsidRPr="004C4796">
          <w:rPr>
            <w:color w:val="8C3FC5"/>
            <w:vertAlign w:val="superscript"/>
          </w:rPr>
          <w:fldChar w:fldCharType="end"/>
        </w:r>
        <w:r w:rsidR="008352E2" w:rsidRPr="004C4796">
          <w:rPr>
            <w:color w:val="5F497A" w:themeColor="accent4" w:themeShade="BF"/>
          </w:rPr>
          <w:t xml:space="preserve"> </w:t>
        </w:r>
        <w:r w:rsidR="008352E2" w:rsidRPr="004C4796">
          <w:rPr>
            <w:color w:val="000000"/>
          </w:rPr>
          <w:t>acetamidinium sulfate (</w:t>
        </w:r>
        <w:r w:rsidR="008352E2" w:rsidRPr="004C4796">
          <w:rPr>
            <w:b/>
            <w:bCs/>
            <w:color w:val="000000"/>
          </w:rPr>
          <w:t>5</w:t>
        </w:r>
        <w:r w:rsidR="008352E2" w:rsidRPr="004C4796">
          <w:rPr>
            <w:color w:val="000000"/>
          </w:rPr>
          <w:t>),</w:t>
        </w:r>
        <w:r w:rsidR="008352E2" w:rsidRPr="004C4796">
          <w:rPr>
            <w:color w:val="8C3FC5"/>
            <w:vertAlign w:val="superscript"/>
          </w:rPr>
          <w:fldChar w:fldCharType="begin"/>
        </w:r>
        <w:r w:rsidR="008352E2" w:rsidRPr="004C4796">
          <w:rPr>
            <w:color w:val="8C3FC5"/>
            <w:vertAlign w:val="superscript"/>
          </w:rPr>
          <w:instrText xml:space="preserve"> HYPERLINK "https://www.ncbi.nlm.nih.gov/pmc/articles/PMC3275501/" \l "B18" </w:instrText>
        </w:r>
        <w:r w:rsidR="008352E2" w:rsidRPr="004C4796">
          <w:rPr>
            <w:color w:val="8C3FC5"/>
            <w:vertAlign w:val="superscript"/>
          </w:rPr>
          <w:fldChar w:fldCharType="separate"/>
        </w:r>
        <w:r w:rsidR="008352E2" w:rsidRPr="004C4796">
          <w:rPr>
            <w:color w:val="8C3FC5"/>
            <w:vertAlign w:val="superscript"/>
          </w:rPr>
          <w:t>18</w:t>
        </w:r>
        <w:r w:rsidR="008352E2" w:rsidRPr="004C4796">
          <w:rPr>
            <w:color w:val="8C3FC5"/>
            <w:vertAlign w:val="superscript"/>
          </w:rPr>
          <w:fldChar w:fldCharType="end"/>
        </w:r>
        <w:r w:rsidR="008352E2" w:rsidRPr="004C4796">
          <w:rPr>
            <w:color w:val="8C3FC5"/>
          </w:rPr>
          <w:t xml:space="preserve"> </w:t>
        </w:r>
        <w:r w:rsidR="008352E2" w:rsidRPr="004C4796">
          <w:t>and</w:t>
        </w:r>
      </w:ins>
      <w:r w:rsidRPr="004C4796">
        <w:t xml:space="preserve"> </w:t>
      </w:r>
      <w:ins w:id="376" w:author="Author">
        <w:r w:rsidR="008352E2" w:rsidRPr="004C4796">
          <w:t>an</w:t>
        </w:r>
        <w:r w:rsidR="008352E2" w:rsidRPr="004C4796">
          <w:rPr>
            <w:color w:val="000000"/>
          </w:rPr>
          <w:t xml:space="preserve"> </w:t>
        </w:r>
      </w:ins>
      <w:del w:id="377" w:author="Author">
        <w:r w:rsidRPr="004C4796" w:rsidDel="008352E2">
          <w:rPr>
            <w:color w:val="000000"/>
          </w:rPr>
          <w:delText xml:space="preserve">one of the polymorphs of </w:delText>
        </w:r>
      </w:del>
      <w:r w:rsidRPr="004C4796">
        <w:rPr>
          <w:color w:val="000000"/>
        </w:rPr>
        <w:t>acetamidinium (2-hydroxyethoxy)acetate</w:t>
      </w:r>
      <w:ins w:id="378" w:author="Author">
        <w:r w:rsidR="008352E2" w:rsidRPr="004C4796">
          <w:rPr>
            <w:color w:val="000000"/>
          </w:rPr>
          <w:t xml:space="preserve"> polymorph</w:t>
        </w:r>
      </w:ins>
      <w:del w:id="379" w:author="Author">
        <w:r w:rsidR="004B259D" w:rsidRPr="004C4796" w:rsidDel="008352E2">
          <w:rPr>
            <w:color w:val="000000"/>
          </w:rPr>
          <w:delText>,</w:delText>
        </w:r>
      </w:del>
      <w:hyperlink r:id="rId39" w:anchor="B25" w:history="1">
        <w:r w:rsidRPr="004C4796">
          <w:rPr>
            <w:color w:val="8C3FC5"/>
            <w:vertAlign w:val="superscript"/>
          </w:rPr>
          <w:t>25</w:t>
        </w:r>
      </w:hyperlink>
      <w:r w:rsidRPr="004C4796">
        <w:rPr>
          <w:color w:val="000000"/>
        </w:rPr>
        <w:t xml:space="preserve"> </w:t>
      </w:r>
      <w:ins w:id="380" w:author="Author">
        <w:r w:rsidR="0060722D" w:rsidRPr="004C4796">
          <w:rPr>
            <w:color w:val="000000"/>
          </w:rPr>
          <w:t>results in</w:t>
        </w:r>
        <w:r w:rsidR="008352E2" w:rsidRPr="004C4796">
          <w:rPr>
            <w:color w:val="000000"/>
          </w:rPr>
          <w:t xml:space="preserve"> three-dimensional (</w:t>
        </w:r>
      </w:ins>
      <w:del w:id="381" w:author="Author">
        <w:r w:rsidRPr="004C4796" w:rsidDel="008352E2">
          <w:rPr>
            <w:color w:val="000000"/>
          </w:rPr>
          <w:delText>acetamidinium chloride (</w:delText>
        </w:r>
        <w:r w:rsidRPr="004C4796" w:rsidDel="008352E2">
          <w:rPr>
            <w:b/>
            <w:bCs/>
            <w:color w:val="000000"/>
          </w:rPr>
          <w:delText>1</w:delText>
        </w:r>
        <w:r w:rsidRPr="004C4796" w:rsidDel="008352E2">
          <w:rPr>
            <w:color w:val="000000"/>
          </w:rPr>
          <w:delText>)</w:delText>
        </w:r>
        <w:r w:rsidR="004B259D" w:rsidRPr="004C4796" w:rsidDel="008352E2">
          <w:rPr>
            <w:color w:val="000000"/>
          </w:rPr>
          <w:delText>,</w:delText>
        </w:r>
        <w:r w:rsidR="001802D5" w:rsidRPr="004C4796" w:rsidDel="008352E2">
          <w:rPr>
            <w:color w:val="8C3FC5"/>
            <w:vertAlign w:val="superscript"/>
          </w:rPr>
          <w:fldChar w:fldCharType="begin"/>
        </w:r>
        <w:r w:rsidR="001802D5" w:rsidRPr="004C4796" w:rsidDel="008352E2">
          <w:rPr>
            <w:color w:val="8C3FC5"/>
            <w:vertAlign w:val="superscript"/>
          </w:rPr>
          <w:delInstrText xml:space="preserve"> HYPERLINK "https://www.ncbi.nlm.nih.gov/pmc/articles/PMC3275501/" \l "B26" </w:delInstrText>
        </w:r>
        <w:r w:rsidR="001802D5" w:rsidRPr="004C4796" w:rsidDel="008352E2">
          <w:rPr>
            <w:color w:val="8C3FC5"/>
            <w:vertAlign w:val="superscript"/>
          </w:rPr>
          <w:fldChar w:fldCharType="separate"/>
        </w:r>
        <w:r w:rsidRPr="004C4796" w:rsidDel="008352E2">
          <w:rPr>
            <w:color w:val="8C3FC5"/>
            <w:vertAlign w:val="superscript"/>
          </w:rPr>
          <w:delText>26</w:delText>
        </w:r>
        <w:r w:rsidR="001802D5" w:rsidRPr="004C4796" w:rsidDel="008352E2">
          <w:rPr>
            <w:color w:val="8C3FC5"/>
            <w:vertAlign w:val="superscript"/>
          </w:rPr>
          <w:fldChar w:fldCharType="end"/>
        </w:r>
        <w:r w:rsidRPr="004C4796" w:rsidDel="008352E2">
          <w:rPr>
            <w:color w:val="5F497A" w:themeColor="accent4" w:themeShade="BF"/>
          </w:rPr>
          <w:delText xml:space="preserve"> </w:delText>
        </w:r>
        <w:r w:rsidRPr="004C4796" w:rsidDel="008352E2">
          <w:rPr>
            <w:color w:val="000000"/>
          </w:rPr>
          <w:delText xml:space="preserve">and acetamidinium </w:delText>
        </w:r>
        <w:r w:rsidRPr="004C4796" w:rsidDel="0029485F">
          <w:rPr>
            <w:color w:val="000000"/>
          </w:rPr>
          <w:delText>sulphate</w:delText>
        </w:r>
        <w:r w:rsidRPr="004C4796" w:rsidDel="008352E2">
          <w:rPr>
            <w:color w:val="000000"/>
          </w:rPr>
          <w:delText xml:space="preserve"> (</w:delText>
        </w:r>
        <w:r w:rsidRPr="004C4796" w:rsidDel="008352E2">
          <w:rPr>
            <w:b/>
            <w:bCs/>
            <w:color w:val="000000"/>
          </w:rPr>
          <w:delText>5</w:delText>
        </w:r>
        <w:r w:rsidRPr="004C4796" w:rsidDel="008352E2">
          <w:rPr>
            <w:color w:val="000000"/>
          </w:rPr>
          <w:delText>)</w:delText>
        </w:r>
        <w:r w:rsidR="001802D5" w:rsidRPr="004C4796" w:rsidDel="008352E2">
          <w:rPr>
            <w:color w:val="8C3FC5"/>
            <w:vertAlign w:val="superscript"/>
          </w:rPr>
          <w:fldChar w:fldCharType="begin"/>
        </w:r>
        <w:r w:rsidR="001802D5" w:rsidRPr="004C4796" w:rsidDel="008352E2">
          <w:rPr>
            <w:color w:val="8C3FC5"/>
            <w:vertAlign w:val="superscript"/>
          </w:rPr>
          <w:delInstrText xml:space="preserve"> HYPERLINK "https://www.ncbi.nlm.nih.gov/pmc/articles/PMC3275501/" \l "B18" </w:delInstrText>
        </w:r>
        <w:r w:rsidR="001802D5" w:rsidRPr="004C4796" w:rsidDel="008352E2">
          <w:rPr>
            <w:color w:val="8C3FC5"/>
            <w:vertAlign w:val="superscript"/>
          </w:rPr>
          <w:fldChar w:fldCharType="separate"/>
        </w:r>
        <w:r w:rsidRPr="004C4796" w:rsidDel="008352E2">
          <w:rPr>
            <w:color w:val="8C3FC5"/>
            <w:vertAlign w:val="superscript"/>
          </w:rPr>
          <w:delText>18</w:delText>
        </w:r>
        <w:r w:rsidR="001802D5" w:rsidRPr="004C4796" w:rsidDel="008352E2">
          <w:rPr>
            <w:color w:val="8C3FC5"/>
            <w:vertAlign w:val="superscript"/>
          </w:rPr>
          <w:fldChar w:fldCharType="end"/>
        </w:r>
        <w:r w:rsidRPr="004C4796" w:rsidDel="008352E2">
          <w:rPr>
            <w:color w:val="000000"/>
          </w:rPr>
          <w:delText xml:space="preserve"> revealed </w:delText>
        </w:r>
      </w:del>
      <w:r w:rsidRPr="004C4796">
        <w:rPr>
          <w:color w:val="000000"/>
        </w:rPr>
        <w:t>3D</w:t>
      </w:r>
      <w:ins w:id="382" w:author="Author">
        <w:r w:rsidR="008352E2" w:rsidRPr="004C4796">
          <w:rPr>
            <w:color w:val="000000"/>
          </w:rPr>
          <w:t>)</w:t>
        </w:r>
      </w:ins>
      <w:r w:rsidRPr="004C4796">
        <w:rPr>
          <w:color w:val="000000"/>
        </w:rPr>
        <w:t xml:space="preserve"> structures with large cavities. On the other hand, acetamidinium tetrazolate</w:t>
      </w:r>
      <w:hyperlink r:id="rId40" w:anchor="B27" w:history="1">
        <w:r w:rsidRPr="004C4796">
          <w:rPr>
            <w:color w:val="8C3FC5"/>
            <w:vertAlign w:val="superscript"/>
          </w:rPr>
          <w:t>27</w:t>
        </w:r>
      </w:hyperlink>
      <w:r w:rsidRPr="004C4796">
        <w:rPr>
          <w:color w:val="000000"/>
        </w:rPr>
        <w:t xml:space="preserve"> and acetamidinium dinitromethanide (</w:t>
      </w:r>
      <w:r w:rsidRPr="004C4796">
        <w:rPr>
          <w:b/>
          <w:bCs/>
          <w:color w:val="000000"/>
        </w:rPr>
        <w:t>6</w:t>
      </w:r>
      <w:r w:rsidRPr="004C4796">
        <w:rPr>
          <w:color w:val="000000"/>
        </w:rPr>
        <w:t>)</w:t>
      </w:r>
      <w:hyperlink r:id="rId41" w:anchor="B19" w:history="1">
        <w:r w:rsidRPr="004C4796">
          <w:rPr>
            <w:color w:val="8C3FC5"/>
            <w:vertAlign w:val="superscript"/>
          </w:rPr>
          <w:t>19</w:t>
        </w:r>
      </w:hyperlink>
      <w:r w:rsidRPr="004C4796">
        <w:rPr>
          <w:color w:val="000000"/>
        </w:rPr>
        <w:t xml:space="preserve"> </w:t>
      </w:r>
      <w:del w:id="383" w:author="Author">
        <w:r w:rsidRPr="004C4796" w:rsidDel="008A2DA9">
          <w:rPr>
            <w:color w:val="000000"/>
          </w:rPr>
          <w:delText>show</w:delText>
        </w:r>
      </w:del>
      <w:ins w:id="384" w:author="Author">
        <w:r w:rsidR="0060722D" w:rsidRPr="004C4796">
          <w:rPr>
            <w:color w:val="000000"/>
          </w:rPr>
          <w:t>are two-dimensional (2D)</w:t>
        </w:r>
        <w:r w:rsidR="00FE0B58" w:rsidRPr="004C4796">
          <w:rPr>
            <w:color w:val="000000"/>
          </w:rPr>
          <w:t>,</w:t>
        </w:r>
      </w:ins>
      <w:r w:rsidRPr="004C4796">
        <w:rPr>
          <w:color w:val="000000"/>
        </w:rPr>
        <w:t xml:space="preserve"> </w:t>
      </w:r>
      <w:del w:id="385" w:author="Author">
        <w:r w:rsidRPr="004C4796" w:rsidDel="008A2DA9">
          <w:rPr>
            <w:color w:val="000000"/>
          </w:rPr>
          <w:delText xml:space="preserve">the </w:delText>
        </w:r>
      </w:del>
      <w:r w:rsidRPr="004C4796">
        <w:rPr>
          <w:color w:val="000000"/>
        </w:rPr>
        <w:t>staircase-like</w:t>
      </w:r>
      <w:del w:id="386" w:author="Author">
        <w:r w:rsidRPr="004C4796" w:rsidDel="00FE0B58">
          <w:rPr>
            <w:color w:val="000000"/>
          </w:rPr>
          <w:delText xml:space="preserve"> 2D</w:delText>
        </w:r>
      </w:del>
      <w:r w:rsidRPr="004C4796">
        <w:rPr>
          <w:color w:val="000000"/>
        </w:rPr>
        <w:t xml:space="preserve"> structures. </w:t>
      </w:r>
      <w:del w:id="387" w:author="Author">
        <w:r w:rsidRPr="004C4796" w:rsidDel="0060722D">
          <w:rPr>
            <w:color w:val="000000"/>
          </w:rPr>
          <w:delText>Interesting examples are a</w:delText>
        </w:r>
      </w:del>
      <w:ins w:id="388" w:author="Author">
        <w:r w:rsidR="0060722D" w:rsidRPr="004C4796">
          <w:rPr>
            <w:color w:val="000000"/>
          </w:rPr>
          <w:t>A</w:t>
        </w:r>
      </w:ins>
      <w:r w:rsidRPr="004C4796">
        <w:rPr>
          <w:color w:val="000000"/>
        </w:rPr>
        <w:t>cetamidinium hexafluorosilicates, germanates, stannates</w:t>
      </w:r>
      <w:r w:rsidR="00E03DFD" w:rsidRPr="004C4796">
        <w:rPr>
          <w:color w:val="000000"/>
        </w:rPr>
        <w:t>,</w:t>
      </w:r>
      <w:r w:rsidRPr="004C4796">
        <w:rPr>
          <w:color w:val="000000"/>
        </w:rPr>
        <w:t xml:space="preserve"> and titanates</w:t>
      </w:r>
      <w:hyperlink r:id="rId42" w:anchor="B28" w:history="1">
        <w:r w:rsidRPr="004C4796">
          <w:rPr>
            <w:color w:val="8C3FC5"/>
            <w:vertAlign w:val="superscript"/>
          </w:rPr>
          <w:t>28</w:t>
        </w:r>
      </w:hyperlink>
      <w:ins w:id="389" w:author="Author">
        <w:r w:rsidR="0060722D" w:rsidRPr="004C4796">
          <w:rPr>
            <w:color w:val="8C3FC5"/>
          </w:rPr>
          <w:t xml:space="preserve"> </w:t>
        </w:r>
        <w:r w:rsidR="0060722D" w:rsidRPr="004C4796">
          <w:t>are i</w:t>
        </w:r>
        <w:r w:rsidR="0060722D" w:rsidRPr="004C4796">
          <w:rPr>
            <w:color w:val="000000"/>
          </w:rPr>
          <w:t>nteresting examples of 2D structures.</w:t>
        </w:r>
      </w:ins>
      <w:r w:rsidRPr="004C4796">
        <w:rPr>
          <w:color w:val="000000"/>
        </w:rPr>
        <w:t xml:space="preserve"> </w:t>
      </w:r>
      <w:ins w:id="390" w:author="Author">
        <w:r w:rsidR="008A2DA9" w:rsidRPr="004C4796">
          <w:rPr>
            <w:color w:val="000000"/>
          </w:rPr>
          <w:t xml:space="preserve">Other examples </w:t>
        </w:r>
        <w:r w:rsidR="0060722D" w:rsidRPr="004C4796">
          <w:rPr>
            <w:color w:val="000000"/>
          </w:rPr>
          <w:t>include</w:t>
        </w:r>
      </w:ins>
      <w:del w:id="391" w:author="Author">
        <w:r w:rsidRPr="004C4796" w:rsidDel="008A2DA9">
          <w:rPr>
            <w:color w:val="000000"/>
          </w:rPr>
          <w:delText>or</w:delText>
        </w:r>
      </w:del>
      <w:r w:rsidRPr="004C4796">
        <w:rPr>
          <w:color w:val="000000"/>
        </w:rPr>
        <w:t xml:space="preserve"> </w:t>
      </w:r>
      <w:del w:id="392" w:author="Author">
        <w:r w:rsidRPr="004C4796" w:rsidDel="0060722D">
          <w:rPr>
            <w:color w:val="000000"/>
          </w:rPr>
          <w:delText xml:space="preserve">the </w:delText>
        </w:r>
      </w:del>
      <w:r w:rsidRPr="004C4796">
        <w:rPr>
          <w:color w:val="000000"/>
        </w:rPr>
        <w:t>Re-Se cluster-acetamidinium adduct</w:t>
      </w:r>
      <w:ins w:id="393" w:author="Author">
        <w:r w:rsidR="0060722D" w:rsidRPr="004C4796">
          <w:rPr>
            <w:color w:val="000000"/>
          </w:rPr>
          <w:t>s</w:t>
        </w:r>
      </w:ins>
      <w:r w:rsidR="00E03DFD" w:rsidRPr="004C4796">
        <w:rPr>
          <w:color w:val="000000"/>
        </w:rPr>
        <w:t>,</w:t>
      </w:r>
      <w:hyperlink r:id="rId43" w:anchor="B29" w:history="1">
        <w:r w:rsidRPr="004C4796">
          <w:rPr>
            <w:color w:val="8C3FC5"/>
            <w:vertAlign w:val="superscript"/>
          </w:rPr>
          <w:t>29</w:t>
        </w:r>
      </w:hyperlink>
      <w:r w:rsidRPr="004C4796">
        <w:rPr>
          <w:color w:val="000000"/>
        </w:rPr>
        <w:t xml:space="preserve"> </w:t>
      </w:r>
      <w:ins w:id="394" w:author="Author">
        <w:r w:rsidR="0060722D" w:rsidRPr="004C4796">
          <w:rPr>
            <w:color w:val="000000"/>
          </w:rPr>
          <w:t>in which</w:t>
        </w:r>
      </w:ins>
      <w:del w:id="395" w:author="Author">
        <w:r w:rsidRPr="004C4796" w:rsidDel="0060722D">
          <w:rPr>
            <w:color w:val="000000"/>
          </w:rPr>
          <w:delText>where</w:delText>
        </w:r>
      </w:del>
      <w:r w:rsidRPr="004C4796">
        <w:rPr>
          <w:color w:val="000000"/>
        </w:rPr>
        <w:t xml:space="preserve"> multicent</w:t>
      </w:r>
      <w:del w:id="396" w:author="Author">
        <w:r w:rsidRPr="004C4796" w:rsidDel="0060722D">
          <w:rPr>
            <w:color w:val="000000"/>
          </w:rPr>
          <w:delText>re</w:delText>
        </w:r>
      </w:del>
      <w:ins w:id="397" w:author="Author">
        <w:r w:rsidR="0060722D" w:rsidRPr="004C4796">
          <w:rPr>
            <w:color w:val="000000"/>
          </w:rPr>
          <w:t>er</w:t>
        </w:r>
      </w:ins>
      <w:r w:rsidRPr="004C4796">
        <w:rPr>
          <w:color w:val="000000"/>
        </w:rPr>
        <w:t xml:space="preserve"> NH...F or NH...Se contacts </w:t>
      </w:r>
      <w:ins w:id="398" w:author="Author">
        <w:r w:rsidR="0060722D" w:rsidRPr="004C4796">
          <w:rPr>
            <w:color w:val="000000"/>
          </w:rPr>
          <w:t>are</w:t>
        </w:r>
      </w:ins>
      <w:del w:id="399" w:author="Author">
        <w:r w:rsidRPr="004C4796" w:rsidDel="0060722D">
          <w:rPr>
            <w:color w:val="000000"/>
          </w:rPr>
          <w:delText>were</w:delText>
        </w:r>
      </w:del>
      <w:r w:rsidRPr="004C4796">
        <w:rPr>
          <w:color w:val="000000"/>
        </w:rPr>
        <w:t xml:space="preserve"> found.</w:t>
      </w:r>
      <w:del w:id="400" w:author="Author">
        <w:r w:rsidRPr="004C4796" w:rsidDel="0060722D">
          <w:rPr>
            <w:color w:val="000000"/>
          </w:rPr>
          <w:delText xml:space="preserve"> </w:delText>
        </w:r>
      </w:del>
    </w:p>
    <w:p w14:paraId="05336B51" w14:textId="3C2F407D" w:rsidR="00FE0B58" w:rsidRPr="004C4796" w:rsidRDefault="006F7294" w:rsidP="006F7294">
      <w:pPr>
        <w:pStyle w:val="RSCB02ArticleText"/>
        <w:ind w:firstLine="284"/>
        <w:rPr>
          <w:ins w:id="401" w:author="Author"/>
          <w:color w:val="000000"/>
        </w:rPr>
      </w:pPr>
      <w:commentRangeStart w:id="402"/>
      <w:del w:id="403" w:author="Author">
        <w:r w:rsidRPr="004C4796" w:rsidDel="0060722D">
          <w:rPr>
            <w:color w:val="000000"/>
          </w:rPr>
          <w:delText>For two of the compounds studied</w:delText>
        </w:r>
      </w:del>
      <w:ins w:id="404" w:author="Author">
        <w:r w:rsidR="0060722D" w:rsidRPr="004C4796">
          <w:rPr>
            <w:color w:val="000000"/>
          </w:rPr>
          <w:t>In this study</w:t>
        </w:r>
      </w:ins>
      <w:r w:rsidRPr="004C4796">
        <w:rPr>
          <w:color w:val="000000"/>
        </w:rPr>
        <w:t>,</w:t>
      </w:r>
      <w:ins w:id="405" w:author="Author">
        <w:r w:rsidR="0060722D" w:rsidRPr="004C4796">
          <w:rPr>
            <w:color w:val="000000"/>
          </w:rPr>
          <w:t xml:space="preserve"> we used XRD analysis to determine</w:t>
        </w:r>
      </w:ins>
      <w:r w:rsidRPr="004C4796">
        <w:rPr>
          <w:color w:val="000000"/>
        </w:rPr>
        <w:t xml:space="preserve"> the </w:t>
      </w:r>
      <w:del w:id="406" w:author="Author">
        <w:r w:rsidRPr="004C4796" w:rsidDel="0060722D">
          <w:rPr>
            <w:color w:val="000000"/>
          </w:rPr>
          <w:delText>molecular</w:delText>
        </w:r>
      </w:del>
      <w:ins w:id="407" w:author="Author">
        <w:r w:rsidR="0060722D" w:rsidRPr="004C4796">
          <w:rPr>
            <w:color w:val="000000"/>
          </w:rPr>
          <w:t xml:space="preserve">crystal </w:t>
        </w:r>
      </w:ins>
      <w:del w:id="408" w:author="Author">
        <w:r w:rsidRPr="004C4796" w:rsidDel="0060722D">
          <w:rPr>
            <w:color w:val="000000"/>
          </w:rPr>
          <w:delText xml:space="preserve"> </w:delText>
        </w:r>
      </w:del>
      <w:r w:rsidRPr="004C4796">
        <w:rPr>
          <w:color w:val="000000"/>
        </w:rPr>
        <w:t xml:space="preserve">structures </w:t>
      </w:r>
      <w:del w:id="409" w:author="Author">
        <w:r w:rsidRPr="004C4796" w:rsidDel="0060722D">
          <w:rPr>
            <w:color w:val="000000"/>
          </w:rPr>
          <w:delText>were determined by X-ray crystallography techniques</w:delText>
        </w:r>
      </w:del>
      <w:ins w:id="410" w:author="Author">
        <w:r w:rsidR="0060722D" w:rsidRPr="004C4796">
          <w:rPr>
            <w:color w:val="000000"/>
          </w:rPr>
          <w:t>of several acetamidinium salts</w:t>
        </w:r>
      </w:ins>
      <w:r w:rsidRPr="004C4796">
        <w:rPr>
          <w:color w:val="000000"/>
        </w:rPr>
        <w:t>. Acetamidinium oxalate (</w:t>
      </w:r>
      <w:r w:rsidRPr="004C4796">
        <w:rPr>
          <w:b/>
          <w:bCs/>
          <w:color w:val="000000"/>
        </w:rPr>
        <w:t>7</w:t>
      </w:r>
      <w:ins w:id="411" w:author="Author">
        <w:r w:rsidR="0060722D" w:rsidRPr="004C4796">
          <w:rPr>
            <w:bCs/>
            <w:color w:val="000000"/>
          </w:rPr>
          <w:t>)</w:t>
        </w:r>
      </w:ins>
      <w:r w:rsidRPr="004C4796">
        <w:rPr>
          <w:color w:val="000000"/>
        </w:rPr>
        <w:t>,</w:t>
      </w:r>
      <w:ins w:id="412" w:author="Author">
        <w:r w:rsidR="0060722D" w:rsidRPr="004C4796">
          <w:rPr>
            <w:color w:val="000000"/>
          </w:rPr>
          <w:t xml:space="preserve"> shown in</w:t>
        </w:r>
      </w:ins>
      <w:r w:rsidRPr="004C4796">
        <w:rPr>
          <w:color w:val="000000"/>
        </w:rPr>
        <w:t xml:space="preserve"> </w:t>
      </w:r>
      <w:del w:id="413" w:author="Author">
        <w:r w:rsidRPr="004C4796" w:rsidDel="0060722D">
          <w:rPr>
            <w:color w:val="000000"/>
          </w:rPr>
          <w:delText>Figure </w:delText>
        </w:r>
      </w:del>
      <w:r w:rsidR="001802D5" w:rsidRPr="004C4796">
        <w:rPr>
          <w:color w:val="8C3FC5"/>
        </w:rPr>
        <w:fldChar w:fldCharType="begin"/>
      </w:r>
      <w:r w:rsidR="001802D5" w:rsidRPr="004C4796">
        <w:rPr>
          <w:color w:val="8C3FC5"/>
        </w:rPr>
        <w:instrText xml:space="preserve"> HYPERLINK "https://www.ncbi.nlm.nih.gov/pmc/articles/PMC3275501/figure/F5/" \t "figure" </w:instrText>
      </w:r>
      <w:r w:rsidR="001802D5" w:rsidRPr="004C4796">
        <w:rPr>
          <w:color w:val="8C3FC5"/>
        </w:rPr>
        <w:fldChar w:fldCharType="separate"/>
      </w:r>
      <w:r w:rsidRPr="004C4796">
        <w:rPr>
          <w:color w:val="8C3FC5"/>
        </w:rPr>
        <w:t>​Fig</w:t>
      </w:r>
      <w:del w:id="414" w:author="Author">
        <w:r w:rsidRPr="004C4796" w:rsidDel="0060722D">
          <w:rPr>
            <w:color w:val="8C3FC5"/>
          </w:rPr>
          <w:delText>ure</w:delText>
        </w:r>
      </w:del>
      <w:ins w:id="415" w:author="Author">
        <w:r w:rsidR="0060722D" w:rsidRPr="004C4796">
          <w:rPr>
            <w:color w:val="8C3FC5"/>
          </w:rPr>
          <w:t xml:space="preserve">. </w:t>
        </w:r>
      </w:ins>
      <w:r w:rsidRPr="004C4796">
        <w:rPr>
          <w:color w:val="8C3FC5"/>
        </w:rPr>
        <w:t>5</w:t>
      </w:r>
      <w:del w:id="416" w:author="Author">
        <w:r w:rsidRPr="004C4796" w:rsidDel="0060722D">
          <w:delText>)</w:delText>
        </w:r>
        <w:r w:rsidRPr="004C4796" w:rsidDel="0060722D">
          <w:rPr>
            <w:color w:val="8C3FC5"/>
          </w:rPr>
          <w:delText>5</w:delText>
        </w:r>
      </w:del>
      <w:r w:rsidR="001802D5" w:rsidRPr="004C4796">
        <w:rPr>
          <w:color w:val="8C3FC5"/>
        </w:rPr>
        <w:fldChar w:fldCharType="end"/>
      </w:r>
      <w:ins w:id="417" w:author="Author">
        <w:r w:rsidR="0060722D" w:rsidRPr="004C4796">
          <w:rPr>
            <w:color w:val="8C3FC5"/>
          </w:rPr>
          <w:t>,</w:t>
        </w:r>
      </w:ins>
      <w:del w:id="418" w:author="Author">
        <w:r w:rsidRPr="004C4796" w:rsidDel="0060722D">
          <w:rPr>
            <w:color w:val="000000"/>
          </w:rPr>
          <w:delText>)</w:delText>
        </w:r>
      </w:del>
      <w:r w:rsidRPr="004C4796">
        <w:rPr>
          <w:color w:val="000000"/>
        </w:rPr>
        <w:t xml:space="preserve"> ha</w:t>
      </w:r>
      <w:del w:id="419" w:author="Author">
        <w:r w:rsidRPr="004C4796" w:rsidDel="00E17934">
          <w:rPr>
            <w:color w:val="000000"/>
          </w:rPr>
          <w:delText>s</w:delText>
        </w:r>
      </w:del>
      <w:ins w:id="420" w:author="Author">
        <w:r w:rsidR="00E17934" w:rsidRPr="004C4796">
          <w:rPr>
            <w:color w:val="000000"/>
          </w:rPr>
          <w:t>d</w:t>
        </w:r>
      </w:ins>
      <w:r w:rsidRPr="004C4796">
        <w:rPr>
          <w:color w:val="000000"/>
        </w:rPr>
        <w:t xml:space="preserve"> a 2D structure </w:t>
      </w:r>
      <w:del w:id="421" w:author="Author">
        <w:r w:rsidRPr="004C4796" w:rsidDel="003702EA">
          <w:rPr>
            <w:color w:val="000000"/>
          </w:rPr>
          <w:delText>with</w:delText>
        </w:r>
      </w:del>
      <w:ins w:id="422" w:author="Author">
        <w:r w:rsidR="003702EA" w:rsidRPr="004C4796">
          <w:rPr>
            <w:color w:val="000000"/>
          </w:rPr>
          <w:t>compris</w:t>
        </w:r>
        <w:r w:rsidR="00830158" w:rsidRPr="004C4796">
          <w:rPr>
            <w:color w:val="000000"/>
          </w:rPr>
          <w:t>ing</w:t>
        </w:r>
        <w:r w:rsidR="003702EA" w:rsidRPr="004C4796">
          <w:rPr>
            <w:color w:val="000000"/>
          </w:rPr>
          <w:t xml:space="preserve"> </w:t>
        </w:r>
        <w:r w:rsidR="00FE0B58" w:rsidRPr="004C4796">
          <w:rPr>
            <w:color w:val="000000"/>
          </w:rPr>
          <w:t>interconnected</w:t>
        </w:r>
      </w:ins>
      <w:r w:rsidRPr="004C4796">
        <w:rPr>
          <w:color w:val="000000"/>
        </w:rPr>
        <w:t xml:space="preserve"> layers </w:t>
      </w:r>
      <w:del w:id="423" w:author="Author">
        <w:r w:rsidRPr="004C4796" w:rsidDel="00FE0B58">
          <w:rPr>
            <w:color w:val="000000"/>
          </w:rPr>
          <w:delText xml:space="preserve">interconnected </w:delText>
        </w:r>
      </w:del>
      <w:r w:rsidRPr="004C4796">
        <w:rPr>
          <w:color w:val="000000"/>
        </w:rPr>
        <w:t xml:space="preserve">with </w:t>
      </w:r>
      <w:del w:id="424" w:author="Author">
        <w:r w:rsidRPr="004C4796" w:rsidDel="00FE0B58">
          <w:rPr>
            <w:color w:val="000000"/>
          </w:rPr>
          <w:delText>not too extensive</w:delText>
        </w:r>
      </w:del>
      <w:ins w:id="425" w:author="Author">
        <w:r w:rsidR="00FE0B58" w:rsidRPr="004C4796">
          <w:rPr>
            <w:color w:val="000000"/>
          </w:rPr>
          <w:t>limited</w:t>
        </w:r>
      </w:ins>
      <w:r w:rsidRPr="004C4796">
        <w:rPr>
          <w:color w:val="000000"/>
        </w:rPr>
        <w:t xml:space="preserve"> H-bonding. </w:t>
      </w:r>
      <w:ins w:id="426" w:author="Author">
        <w:r w:rsidR="00FE0B58" w:rsidRPr="004C4796">
          <w:rPr>
            <w:color w:val="000000"/>
          </w:rPr>
          <w:t xml:space="preserve">In contrast, </w:t>
        </w:r>
      </w:ins>
      <w:del w:id="427" w:author="Author">
        <w:r w:rsidRPr="004C4796" w:rsidDel="00FE0B58">
          <w:rPr>
            <w:color w:val="000000"/>
          </w:rPr>
          <w:delText>A</w:delText>
        </w:r>
      </w:del>
      <w:ins w:id="428" w:author="Author">
        <w:r w:rsidR="00FE0B58" w:rsidRPr="004C4796">
          <w:rPr>
            <w:color w:val="000000"/>
          </w:rPr>
          <w:t>a</w:t>
        </w:r>
      </w:ins>
      <w:r w:rsidRPr="004C4796">
        <w:rPr>
          <w:color w:val="000000"/>
        </w:rPr>
        <w:t>cetamidinium perchlorate (</w:t>
      </w:r>
      <w:r w:rsidRPr="004C4796">
        <w:rPr>
          <w:b/>
          <w:bCs/>
          <w:color w:val="000000"/>
        </w:rPr>
        <w:t>8</w:t>
      </w:r>
      <w:r w:rsidRPr="004C4796">
        <w:rPr>
          <w:color w:val="000000"/>
        </w:rPr>
        <w:t xml:space="preserve">, </w:t>
      </w:r>
      <w:del w:id="429" w:author="Author">
        <w:r w:rsidRPr="004C4796" w:rsidDel="00FE0B58">
          <w:rPr>
            <w:color w:val="000000"/>
          </w:rPr>
          <w:delText>Figure </w:delText>
        </w:r>
      </w:del>
      <w:r w:rsidR="001802D5" w:rsidRPr="004C4796">
        <w:fldChar w:fldCharType="begin"/>
      </w:r>
      <w:r w:rsidR="001802D5" w:rsidRPr="004C4796">
        <w:instrText xml:space="preserve"> HYPERLINK "https://www.ncbi.nlm.nih.gov/pmc/articles/PMC3275501/figure/F6/" \t "figure" </w:instrText>
      </w:r>
      <w:r w:rsidR="001802D5" w:rsidRPr="004C4796">
        <w:fldChar w:fldCharType="separate"/>
      </w:r>
      <w:r w:rsidRPr="004C4796">
        <w:t>​</w:t>
      </w:r>
      <w:r w:rsidRPr="004C4796">
        <w:rPr>
          <w:color w:val="8C3FC5"/>
        </w:rPr>
        <w:t>Fig</w:t>
      </w:r>
      <w:ins w:id="430" w:author="Author">
        <w:r w:rsidR="00FE0B58" w:rsidRPr="004C4796">
          <w:rPr>
            <w:color w:val="8C3FC5"/>
          </w:rPr>
          <w:t>.</w:t>
        </w:r>
      </w:ins>
      <w:del w:id="431" w:author="Author">
        <w:r w:rsidRPr="004C4796" w:rsidDel="00FE0B58">
          <w:rPr>
            <w:color w:val="8C3FC5"/>
          </w:rPr>
          <w:delText>ure</w:delText>
        </w:r>
      </w:del>
      <w:ins w:id="432" w:author="Author">
        <w:r w:rsidR="00FE0B58" w:rsidRPr="004C4796">
          <w:rPr>
            <w:color w:val="8C3FC5"/>
          </w:rPr>
          <w:t xml:space="preserve"> </w:t>
        </w:r>
      </w:ins>
      <w:r w:rsidRPr="004C4796">
        <w:rPr>
          <w:color w:val="8C3FC5"/>
        </w:rPr>
        <w:t>6</w:t>
      </w:r>
      <w:del w:id="433" w:author="Author">
        <w:r w:rsidRPr="004C4796" w:rsidDel="00FE0B58">
          <w:delText>)</w:delText>
        </w:r>
        <w:r w:rsidRPr="004C4796" w:rsidDel="00FE0B58">
          <w:rPr>
            <w:color w:val="8C3FC5"/>
          </w:rPr>
          <w:delText>6</w:delText>
        </w:r>
      </w:del>
      <w:r w:rsidR="001802D5" w:rsidRPr="004C4796">
        <w:rPr>
          <w:color w:val="8C3FC5"/>
        </w:rPr>
        <w:fldChar w:fldCharType="end"/>
      </w:r>
      <w:r w:rsidRPr="004C4796">
        <w:rPr>
          <w:color w:val="000000"/>
        </w:rPr>
        <w:t>) ha</w:t>
      </w:r>
      <w:del w:id="434" w:author="Author">
        <w:r w:rsidRPr="004C4796" w:rsidDel="00E17934">
          <w:rPr>
            <w:color w:val="000000"/>
          </w:rPr>
          <w:delText>s</w:delText>
        </w:r>
      </w:del>
      <w:ins w:id="435" w:author="Author">
        <w:r w:rsidR="00E17934" w:rsidRPr="004C4796">
          <w:rPr>
            <w:color w:val="000000"/>
          </w:rPr>
          <w:t>d</w:t>
        </w:r>
      </w:ins>
      <w:r w:rsidRPr="004C4796">
        <w:rPr>
          <w:color w:val="000000"/>
        </w:rPr>
        <w:t xml:space="preserve"> a 3D structure with layers</w:t>
      </w:r>
      <w:ins w:id="436" w:author="Author">
        <w:r w:rsidR="00FE0B58" w:rsidRPr="004C4796">
          <w:rPr>
            <w:color w:val="000000"/>
          </w:rPr>
          <w:t xml:space="preserve"> that </w:t>
        </w:r>
        <w:r w:rsidR="00E17934" w:rsidRPr="004C4796">
          <w:rPr>
            <w:color w:val="000000"/>
          </w:rPr>
          <w:t>were</w:t>
        </w:r>
      </w:ins>
      <w:r w:rsidRPr="004C4796">
        <w:rPr>
          <w:color w:val="000000"/>
        </w:rPr>
        <w:t xml:space="preserve"> interconnected </w:t>
      </w:r>
      <w:del w:id="437" w:author="Author">
        <w:r w:rsidRPr="004C4796" w:rsidDel="00FE0B58">
          <w:rPr>
            <w:color w:val="000000"/>
          </w:rPr>
          <w:delText>with</w:delText>
        </w:r>
      </w:del>
      <w:ins w:id="438" w:author="Author">
        <w:r w:rsidR="00FE0B58" w:rsidRPr="004C4796">
          <w:rPr>
            <w:color w:val="000000"/>
          </w:rPr>
          <w:t>by</w:t>
        </w:r>
      </w:ins>
      <w:r w:rsidRPr="004C4796">
        <w:rPr>
          <w:color w:val="000000"/>
        </w:rPr>
        <w:t xml:space="preserve"> extensive H-bonding.</w:t>
      </w:r>
      <w:commentRangeEnd w:id="402"/>
      <w:r w:rsidR="00FE0B58" w:rsidRPr="004C4796">
        <w:rPr>
          <w:rStyle w:val="CommentReference"/>
          <w:rFonts w:cstheme="minorBidi"/>
          <w:w w:val="100"/>
        </w:rPr>
        <w:commentReference w:id="402"/>
      </w:r>
    </w:p>
    <w:p w14:paraId="5D3EE7C7" w14:textId="77777777" w:rsidR="00A60A8D" w:rsidRPr="004C4796" w:rsidRDefault="00A60A8D" w:rsidP="006F7294">
      <w:pPr>
        <w:pStyle w:val="RSCB02ArticleText"/>
        <w:ind w:firstLine="284"/>
        <w:rPr>
          <w:ins w:id="439" w:author="Author"/>
          <w:color w:val="000000"/>
        </w:rPr>
      </w:pPr>
    </w:p>
    <w:p w14:paraId="656E273C" w14:textId="4CAE4448" w:rsidR="00FE0B58" w:rsidRPr="004C4796" w:rsidRDefault="00FE0B58" w:rsidP="0014573C">
      <w:pPr>
        <w:pStyle w:val="RSCI04CaptiontoFigureSchemeChart"/>
        <w:rPr>
          <w:ins w:id="440" w:author="Author"/>
          <w:lang w:val="en-US"/>
        </w:rPr>
      </w:pPr>
      <w:ins w:id="441" w:author="Author">
        <w:r w:rsidRPr="004C4796">
          <w:rPr>
            <w:b/>
            <w:lang w:val="en-US"/>
          </w:rPr>
          <w:t>Fig. 5</w:t>
        </w:r>
        <w:r w:rsidRPr="004C4796">
          <w:rPr>
            <w:lang w:val="en-US"/>
          </w:rPr>
          <w:t xml:space="preserve"> Hydrogen bridging in the 2D structure of acetamidinium oxalate (</w:t>
        </w:r>
        <w:r w:rsidRPr="004C4796">
          <w:rPr>
            <w:b/>
            <w:lang w:val="en-US"/>
          </w:rPr>
          <w:t>7</w:t>
        </w:r>
        <w:r w:rsidRPr="004C4796">
          <w:rPr>
            <w:lang w:val="en-US"/>
          </w:rPr>
          <w:t>).</w:t>
        </w:r>
      </w:ins>
    </w:p>
    <w:p w14:paraId="07044C85" w14:textId="4360AD7A" w:rsidR="00FE0B58" w:rsidRPr="004C4796" w:rsidRDefault="00FE0B58" w:rsidP="0014573C">
      <w:pPr>
        <w:pStyle w:val="RSCI04CaptiontoFigureSchemeChart"/>
        <w:rPr>
          <w:ins w:id="442" w:author="Author"/>
          <w:lang w:val="en-US"/>
        </w:rPr>
      </w:pPr>
      <w:ins w:id="443" w:author="Author">
        <w:r w:rsidRPr="004C4796">
          <w:rPr>
            <w:b/>
            <w:lang w:val="en-US"/>
          </w:rPr>
          <w:t>Fig. 6</w:t>
        </w:r>
        <w:r w:rsidRPr="004C4796">
          <w:rPr>
            <w:lang w:val="en-US"/>
          </w:rPr>
          <w:t xml:space="preserve"> The 3D structure of acetamidinium perchlorate (</w:t>
        </w:r>
        <w:r w:rsidRPr="004C4796">
          <w:rPr>
            <w:b/>
            <w:lang w:val="en-US"/>
          </w:rPr>
          <w:t>8</w:t>
        </w:r>
        <w:r w:rsidRPr="004C4796">
          <w:rPr>
            <w:lang w:val="en-US"/>
          </w:rPr>
          <w:t>).</w:t>
        </w:r>
      </w:ins>
    </w:p>
    <w:p w14:paraId="643DF82F" w14:textId="731F832C" w:rsidR="00FE0B58" w:rsidRPr="004C4796" w:rsidDel="00FE0B58" w:rsidRDefault="005D3C37" w:rsidP="00567541">
      <w:pPr>
        <w:pStyle w:val="RSCB02ArticleText"/>
        <w:rPr>
          <w:del w:id="444" w:author="Author"/>
          <w:color w:val="000000"/>
        </w:rPr>
      </w:pPr>
      <w:ins w:id="445" w:author="Author">
        <w:r w:rsidRPr="004C4796">
          <w:rPr>
            <w:color w:val="000000"/>
          </w:rPr>
          <w:t xml:space="preserve">The </w:t>
        </w:r>
      </w:ins>
    </w:p>
    <w:p w14:paraId="16EBB0E9" w14:textId="22B15855" w:rsidR="008676DE" w:rsidRPr="004C4796" w:rsidDel="005D3C37" w:rsidRDefault="006F7294" w:rsidP="00567541">
      <w:pPr>
        <w:pStyle w:val="RSCB02ArticleText"/>
        <w:rPr>
          <w:del w:id="446" w:author="Author"/>
          <w:moveTo w:id="447" w:author="Author"/>
        </w:rPr>
      </w:pPr>
      <w:del w:id="448" w:author="Author">
        <w:r w:rsidRPr="004C4796" w:rsidDel="00FE0B58">
          <w:delText xml:space="preserve">The </w:delText>
        </w:r>
      </w:del>
      <w:r w:rsidRPr="004C4796">
        <w:t xml:space="preserve">perchlorate and oxalate structures </w:t>
      </w:r>
      <w:ins w:id="449" w:author="Author">
        <w:r w:rsidR="00E17934" w:rsidRPr="004C4796">
          <w:t>were</w:t>
        </w:r>
      </w:ins>
      <w:del w:id="450" w:author="Author">
        <w:r w:rsidRPr="004C4796" w:rsidDel="00E17934">
          <w:delText>are</w:delText>
        </w:r>
      </w:del>
      <w:r w:rsidRPr="004C4796">
        <w:t xml:space="preserve"> rather unique </w:t>
      </w:r>
      <w:del w:id="451" w:author="Author">
        <w:r w:rsidRPr="004C4796" w:rsidDel="003702EA">
          <w:delText>in the set of</w:delText>
        </w:r>
      </w:del>
      <w:ins w:id="452" w:author="Author">
        <w:r w:rsidR="003702EA" w:rsidRPr="004C4796">
          <w:t xml:space="preserve">among </w:t>
        </w:r>
      </w:ins>
      <w:del w:id="453" w:author="Author">
        <w:r w:rsidRPr="004C4796" w:rsidDel="003702EA">
          <w:delText xml:space="preserve"> </w:delText>
        </w:r>
      </w:del>
      <w:ins w:id="454" w:author="Author">
        <w:r w:rsidR="003702EA" w:rsidRPr="004C4796">
          <w:t xml:space="preserve">the </w:t>
        </w:r>
      </w:ins>
      <w:r w:rsidRPr="004C4796">
        <w:t xml:space="preserve">acetamidinium structures </w:t>
      </w:r>
      <w:del w:id="455" w:author="Author">
        <w:r w:rsidRPr="004C4796" w:rsidDel="00FE0B58">
          <w:delText>determined</w:delText>
        </w:r>
      </w:del>
      <w:ins w:id="456" w:author="Author">
        <w:r w:rsidR="00FE0B58" w:rsidRPr="004C4796">
          <w:t>examined</w:t>
        </w:r>
        <w:r w:rsidR="003702EA" w:rsidRPr="004C4796">
          <w:t>.</w:t>
        </w:r>
        <w:r w:rsidR="005D3C37" w:rsidRPr="004C4796">
          <w:t xml:space="preserve"> </w:t>
        </w:r>
        <w:commentRangeStart w:id="457"/>
        <w:r w:rsidR="005D3C37" w:rsidRPr="004C4796">
          <w:t xml:space="preserve">The </w:t>
        </w:r>
        <w:del w:id="458" w:author="Author">
          <w:r w:rsidR="005D3C37" w:rsidRPr="004C4796" w:rsidDel="008676DE">
            <w:delText xml:space="preserve">molecular </w:delText>
          </w:r>
        </w:del>
        <w:r w:rsidR="005D3C37" w:rsidRPr="004C4796">
          <w:t xml:space="preserve">structure of </w:t>
        </w:r>
        <w:del w:id="459" w:author="Author">
          <w:r w:rsidR="005D3C37" w:rsidRPr="004C4796" w:rsidDel="008676DE">
            <w:delText xml:space="preserve">the </w:delText>
          </w:r>
        </w:del>
        <w:r w:rsidR="005D3C37" w:rsidRPr="004C4796">
          <w:t>acetamidinium oxalate consists of</w:t>
        </w:r>
        <w:del w:id="460" w:author="Author">
          <w:r w:rsidR="005D3C37" w:rsidRPr="004C4796" w:rsidDel="008676DE">
            <w:delText xml:space="preserve"> is made up of</w:delText>
          </w:r>
        </w:del>
        <w:r w:rsidR="005D3C37" w:rsidRPr="004C4796">
          <w:t xml:space="preserve"> two </w:t>
        </w:r>
        <w:commentRangeStart w:id="461"/>
        <w:del w:id="462" w:author="Author">
          <w:r w:rsidR="005D3C37" w:rsidRPr="004C4796" w:rsidDel="008676DE">
            <w:delText xml:space="preserve">mutually similar </w:delText>
          </w:r>
        </w:del>
        <w:r w:rsidR="005D3C37" w:rsidRPr="004C4796">
          <w:t xml:space="preserve">acetamidinium units </w:t>
        </w:r>
        <w:commentRangeEnd w:id="461"/>
        <w:r w:rsidR="005D3C37" w:rsidRPr="004C4796">
          <w:rPr>
            <w:rStyle w:val="CommentReference"/>
            <w:rFonts w:cstheme="minorBidi"/>
            <w:w w:val="100"/>
          </w:rPr>
          <w:commentReference w:id="461"/>
        </w:r>
        <w:r w:rsidR="005D3C37" w:rsidRPr="004C4796">
          <w:t xml:space="preserve">and one oxalate ion. </w:t>
        </w:r>
        <w:del w:id="463" w:author="Author">
          <w:r w:rsidR="005D3C37" w:rsidRPr="004C4796" w:rsidDel="008676DE">
            <w:delText>All these</w:delText>
          </w:r>
        </w:del>
        <w:r w:rsidR="005D3C37" w:rsidRPr="004C4796">
          <w:t>Both ions participate in</w:t>
        </w:r>
        <w:del w:id="464" w:author="Author">
          <w:r w:rsidR="005D3C37" w:rsidRPr="004C4796" w:rsidDel="008676DE">
            <w:delText>in both compounds are interconnected by</w:delText>
          </w:r>
        </w:del>
        <w:r w:rsidR="005D3C37" w:rsidRPr="004C4796">
          <w:t xml:space="preserve"> extensive H-</w:t>
        </w:r>
        <w:del w:id="465" w:author="Author">
          <w:r w:rsidR="005D3C37" w:rsidRPr="004C4796" w:rsidDel="008676DE">
            <w:delText xml:space="preserve"> hydrogen</w:delText>
          </w:r>
        </w:del>
        <w:r w:rsidR="005D3C37" w:rsidRPr="004C4796">
          <w:t xml:space="preserve"> </w:t>
        </w:r>
        <w:r w:rsidR="005D3C37" w:rsidRPr="004C4796">
          <w:t>bonding</w:t>
        </w:r>
        <w:del w:id="466" w:author="Author">
          <w:r w:rsidR="005D3C37" w:rsidRPr="004C4796" w:rsidDel="008676DE">
            <w:delText xml:space="preserve"> systems</w:delText>
          </w:r>
        </w:del>
        <w:r w:rsidR="005D3C37" w:rsidRPr="004C4796">
          <w:t>.</w:t>
        </w:r>
        <w:commentRangeEnd w:id="457"/>
        <w:r w:rsidR="002F5A40" w:rsidRPr="004C4796">
          <w:rPr>
            <w:rStyle w:val="CommentReference"/>
            <w:rFonts w:cstheme="minorBidi"/>
            <w:w w:val="100"/>
          </w:rPr>
          <w:commentReference w:id="457"/>
        </w:r>
        <w:r w:rsidR="005D3C37" w:rsidRPr="004C4796">
          <w:t xml:space="preserve"> </w:t>
        </w:r>
        <w:del w:id="467" w:author="Author">
          <w:r w:rsidR="005D3C37" w:rsidRPr="004C4796" w:rsidDel="008676DE">
            <w:delText>In the oxalate (</w:delText>
          </w:r>
          <w:r w:rsidR="005D3C37" w:rsidRPr="004C4796" w:rsidDel="008676DE">
            <w:rPr>
              <w:b/>
              <w:bCs/>
            </w:rPr>
            <w:delText>7</w:delText>
          </w:r>
          <w:r w:rsidR="005D3C37" w:rsidRPr="004C4796" w:rsidDel="008676DE">
            <w:delText>), e</w:delText>
          </w:r>
        </w:del>
        <w:r w:rsidR="005D3C37" w:rsidRPr="004C4796">
          <w:t xml:space="preserve">Eight- and fourteen-membered rings are formed by </w:t>
        </w:r>
        <w:r w:rsidR="005D3C37" w:rsidRPr="004C4796">
          <w:rPr>
            <w:b/>
          </w:rPr>
          <w:t>7</w:t>
        </w:r>
        <w:r w:rsidR="005D3C37" w:rsidRPr="004C4796">
          <w:t xml:space="preserve">, as shown in </w:t>
        </w:r>
        <w:del w:id="468" w:author="Author">
          <w:r w:rsidR="005D3C37" w:rsidRPr="004C4796" w:rsidDel="008676DE">
            <w:delText xml:space="preserve"> (</w:delText>
          </w:r>
        </w:del>
        <w:r w:rsidR="005D3C37" w:rsidRPr="004C4796">
          <w:t>Fig.</w:t>
        </w:r>
        <w:del w:id="469" w:author="Author">
          <w:r w:rsidR="005D3C37" w:rsidRPr="004C4796" w:rsidDel="008676DE">
            <w:delText>ure</w:delText>
          </w:r>
        </w:del>
        <w:r w:rsidR="005D3C37" w:rsidRPr="004C4796">
          <w:t> </w:t>
        </w:r>
        <w:r w:rsidR="005D3C37" w:rsidRPr="004C4796">
          <w:rPr>
            <w:color w:val="642A8F"/>
            <w:u w:val="single"/>
          </w:rPr>
          <w:fldChar w:fldCharType="begin"/>
        </w:r>
        <w:r w:rsidR="005D3C37" w:rsidRPr="004C4796">
          <w:rPr>
            <w:color w:val="642A8F"/>
            <w:u w:val="single"/>
          </w:rPr>
          <w:instrText xml:space="preserve"> HYPERLINK "https://www.ncbi.nlm.nih.gov/pmc/articles/PMC3275501/figure/F7/" \t "figure" </w:instrText>
        </w:r>
        <w:r w:rsidR="005D3C37" w:rsidRPr="004C4796">
          <w:rPr>
            <w:color w:val="642A8F"/>
            <w:u w:val="single"/>
          </w:rPr>
          <w:fldChar w:fldCharType="separate"/>
        </w:r>
        <w:r w:rsidR="005D3C37" w:rsidRPr="004C4796">
          <w:rPr>
            <w:color w:val="642A8F"/>
            <w:u w:val="single"/>
          </w:rPr>
          <w:t>​</w:t>
        </w:r>
        <w:del w:id="470" w:author="Author">
          <w:r w:rsidR="005D3C37" w:rsidRPr="004C4796" w:rsidDel="008676DE">
            <w:rPr>
              <w:color w:val="642A8F"/>
            </w:rPr>
            <w:delText>(</w:delText>
          </w:r>
        </w:del>
        <w:r w:rsidR="005D3C37" w:rsidRPr="004C4796">
          <w:rPr>
            <w:color w:val="8C3FC5"/>
          </w:rPr>
          <w:t>7</w:t>
        </w:r>
        <w:r w:rsidR="005D3C37" w:rsidRPr="004C4796">
          <w:rPr>
            <w:color w:val="8C3FC5"/>
            <w:u w:val="single"/>
          </w:rPr>
          <w:fldChar w:fldCharType="end"/>
        </w:r>
        <w:del w:id="471" w:author="Author">
          <w:r w:rsidR="005D3C37" w:rsidRPr="004C4796" w:rsidDel="008676DE">
            <w:delText>)</w:delText>
          </w:r>
        </w:del>
        <w:r w:rsidR="005D3C37" w:rsidRPr="004C4796">
          <w:t>. Acetamidinium perchlorate (</w:t>
        </w:r>
        <w:r w:rsidR="005D3C37" w:rsidRPr="004C4796">
          <w:rPr>
            <w:b/>
            <w:bCs/>
          </w:rPr>
          <w:t>8</w:t>
        </w:r>
        <w:r w:rsidR="005D3C37" w:rsidRPr="004C4796">
          <w:t xml:space="preserve">) </w:t>
        </w:r>
        <w:del w:id="472" w:author="Author">
          <w:r w:rsidR="005D3C37" w:rsidRPr="004C4796" w:rsidDel="005D3C37">
            <w:delText>The</w:delText>
          </w:r>
        </w:del>
        <w:r w:rsidR="005D3C37" w:rsidRPr="004C4796">
          <w:t>primarily forms</w:t>
        </w:r>
        <w:r w:rsidR="00DD576A" w:rsidRPr="004C4796">
          <w:t xml:space="preserve"> rings with</w:t>
        </w:r>
        <w:r w:rsidR="005D3C37" w:rsidRPr="004C4796">
          <w:t xml:space="preserve"> </w:t>
        </w:r>
        <w:r w:rsidR="00DD576A" w:rsidRPr="004C4796">
          <w:t xml:space="preserve">22 </w:t>
        </w:r>
        <w:r w:rsidR="005D3C37" w:rsidRPr="004C4796">
          <w:t>member</w:t>
        </w:r>
        <w:r w:rsidR="00DD576A" w:rsidRPr="004C4796">
          <w:t>s</w:t>
        </w:r>
        <w:r w:rsidR="005D3C37" w:rsidRPr="004C4796">
          <w:t xml:space="preserve">, as shown in </w:t>
        </w:r>
        <w:del w:id="473" w:author="Author">
          <w:r w:rsidR="005D3C37" w:rsidRPr="004C4796" w:rsidDel="005D3C37">
            <w:delText xml:space="preserve"> are the main element of </w:delText>
          </w:r>
          <w:r w:rsidR="005D3C37" w:rsidRPr="004C4796" w:rsidDel="005F72DD">
            <w:delText>the perchlorate (</w:delText>
          </w:r>
          <w:r w:rsidR="005D3C37" w:rsidRPr="004C4796" w:rsidDel="005F72DD">
            <w:rPr>
              <w:b/>
              <w:bCs/>
            </w:rPr>
            <w:delText>8</w:delText>
          </w:r>
          <w:r w:rsidR="005D3C37" w:rsidRPr="004C4796" w:rsidDel="005F72DD">
            <w:delText xml:space="preserve">) structure </w:delText>
          </w:r>
          <w:r w:rsidR="005D3C37" w:rsidRPr="004C4796" w:rsidDel="005D3C37">
            <w:delText>(</w:delText>
          </w:r>
        </w:del>
        <w:r w:rsidR="005D3C37" w:rsidRPr="004C4796">
          <w:t>Fig.</w:t>
        </w:r>
        <w:del w:id="474" w:author="Author">
          <w:r w:rsidR="005D3C37" w:rsidRPr="004C4796" w:rsidDel="005D3C37">
            <w:delText>ure</w:delText>
          </w:r>
        </w:del>
        <w:r w:rsidR="005D3C37" w:rsidRPr="004C4796">
          <w:t> </w:t>
        </w:r>
        <w:r w:rsidR="005D3C37" w:rsidRPr="004C4796">
          <w:rPr>
            <w:color w:val="8C3FC5"/>
            <w:u w:val="single"/>
          </w:rPr>
          <w:fldChar w:fldCharType="begin"/>
        </w:r>
        <w:r w:rsidR="005D3C37" w:rsidRPr="004C4796">
          <w:rPr>
            <w:color w:val="8C3FC5"/>
            <w:u w:val="single"/>
          </w:rPr>
          <w:instrText xml:space="preserve"> HYPERLINK "https://www.ncbi.nlm.nih.gov/pmc/articles/PMC3275501/figure/F8/" \t "figure" </w:instrText>
        </w:r>
        <w:r w:rsidR="005D3C37" w:rsidRPr="004C4796">
          <w:rPr>
            <w:color w:val="8C3FC5"/>
            <w:u w:val="single"/>
          </w:rPr>
          <w:fldChar w:fldCharType="separate"/>
        </w:r>
        <w:r w:rsidR="005D3C37" w:rsidRPr="004C4796">
          <w:rPr>
            <w:color w:val="8C3FC5"/>
            <w:u w:val="single"/>
          </w:rPr>
          <w:t>​</w:t>
        </w:r>
        <w:r w:rsidR="005D3C37" w:rsidRPr="004C4796">
          <w:rPr>
            <w:color w:val="8C3FC5"/>
          </w:rPr>
          <w:t>8</w:t>
        </w:r>
        <w:r w:rsidR="005D3C37" w:rsidRPr="004C4796">
          <w:rPr>
            <w:color w:val="8C3FC5"/>
            <w:u w:val="single"/>
          </w:rPr>
          <w:fldChar w:fldCharType="end"/>
        </w:r>
        <w:del w:id="475" w:author="Author">
          <w:r w:rsidR="005D3C37" w:rsidRPr="004C4796" w:rsidDel="005D3C37">
            <w:delText>)</w:delText>
          </w:r>
        </w:del>
        <w:r w:rsidR="005D3C37" w:rsidRPr="004C4796">
          <w:t>.</w:t>
        </w:r>
        <w:r w:rsidR="00E17934" w:rsidRPr="004C4796">
          <w:t xml:space="preserve"> </w:t>
        </w:r>
        <w:r w:rsidR="005D3C37" w:rsidRPr="004C4796">
          <w:t>In our analysis, t</w:t>
        </w:r>
        <w:commentRangeStart w:id="476"/>
        <w:r w:rsidR="00E17934" w:rsidRPr="004C4796">
          <w:t>he acetamidinium C-NH</w:t>
        </w:r>
        <w:r w:rsidR="00E17934" w:rsidRPr="004C4796">
          <w:rPr>
            <w:vertAlign w:val="subscript"/>
          </w:rPr>
          <w:t>2 </w:t>
        </w:r>
        <w:r w:rsidR="00E17934" w:rsidRPr="004C4796">
          <w:t xml:space="preserve">group </w:t>
        </w:r>
        <w:r w:rsidR="00932DBA" w:rsidRPr="004C4796">
          <w:t>formed an H-bond</w:t>
        </w:r>
        <w:r w:rsidR="003702EA" w:rsidRPr="004C4796">
          <w:t xml:space="preserve"> with</w:t>
        </w:r>
        <w:r w:rsidR="00E17934" w:rsidRPr="004C4796">
          <w:t xml:space="preserve"> a single </w:t>
        </w:r>
        <w:r w:rsidR="003702EA" w:rsidRPr="004C4796">
          <w:t>oxygen</w:t>
        </w:r>
        <w:r w:rsidR="00E17934" w:rsidRPr="004C4796">
          <w:t xml:space="preserve"> atom in perchlorate, and</w:t>
        </w:r>
        <w:r w:rsidR="003702EA" w:rsidRPr="004C4796">
          <w:t xml:space="preserve"> </w:t>
        </w:r>
        <w:r w:rsidR="00E17934" w:rsidRPr="004C4796">
          <w:t>t</w:t>
        </w:r>
        <w:r w:rsidR="003702EA" w:rsidRPr="004C4796">
          <w:t>he distance between the pivot carbon atom and the NH</w:t>
        </w:r>
        <w:r w:rsidR="003702EA" w:rsidRPr="004C4796">
          <w:rPr>
            <w:vertAlign w:val="subscript"/>
          </w:rPr>
          <w:t>2 </w:t>
        </w:r>
        <w:r w:rsidR="003702EA" w:rsidRPr="004C4796">
          <w:t>moiety</w:t>
        </w:r>
      </w:ins>
      <w:del w:id="477" w:author="Author">
        <w:r w:rsidRPr="004C4796" w:rsidDel="003702EA">
          <w:delText>,</w:delText>
        </w:r>
      </w:del>
      <w:r w:rsidRPr="004C4796">
        <w:t xml:space="preserve"> </w:t>
      </w:r>
      <w:ins w:id="478" w:author="Author">
        <w:r w:rsidR="003702EA" w:rsidRPr="004C4796">
          <w:t xml:space="preserve">in </w:t>
        </w:r>
        <w:r w:rsidR="00E17934" w:rsidRPr="004C4796">
          <w:t>this</w:t>
        </w:r>
        <w:r w:rsidR="003702EA" w:rsidRPr="004C4796">
          <w:rPr>
            <w:vertAlign w:val="subscript"/>
          </w:rPr>
          <w:t> </w:t>
        </w:r>
        <w:r w:rsidR="003702EA" w:rsidRPr="004C4796">
          <w:t>group was 1.323(3) Å</w:t>
        </w:r>
        <w:r w:rsidR="00E17934" w:rsidRPr="004C4796">
          <w:t>.</w:t>
        </w:r>
        <w:r w:rsidR="003702EA" w:rsidRPr="004C4796">
          <w:t xml:space="preserve"> </w:t>
        </w:r>
        <w:r w:rsidR="00E17934" w:rsidRPr="004C4796">
          <w:t>The other</w:t>
        </w:r>
        <w:r w:rsidR="006302DC" w:rsidRPr="004C4796">
          <w:t xml:space="preserve"> nitrogen-containing </w:t>
        </w:r>
        <w:r w:rsidR="00E17934" w:rsidRPr="004C4796">
          <w:t xml:space="preserve">group formed two H-bonds with the perchlorate ion. The distance between the pivot carbon and </w:t>
        </w:r>
        <w:r w:rsidR="006302DC" w:rsidRPr="004C4796">
          <w:t>nitrogen atoms</w:t>
        </w:r>
        <w:r w:rsidR="00E17934" w:rsidRPr="004C4796">
          <w:t xml:space="preserve"> in this group was </w:t>
        </w:r>
      </w:ins>
      <w:del w:id="479" w:author="Author">
        <w:r w:rsidRPr="004C4796" w:rsidDel="003702EA">
          <w:delText>t</w:delText>
        </w:r>
        <w:r w:rsidRPr="004C4796" w:rsidDel="00E17934">
          <w:delText xml:space="preserve">he </w:delText>
        </w:r>
        <w:r w:rsidRPr="004C4796" w:rsidDel="003702EA">
          <w:delText>distances between the pivot carbon atom and the NH</w:delText>
        </w:r>
        <w:r w:rsidRPr="004C4796" w:rsidDel="003702EA">
          <w:rPr>
            <w:vertAlign w:val="subscript"/>
          </w:rPr>
          <w:delText>2 </w:delText>
        </w:r>
        <w:r w:rsidRPr="004C4796" w:rsidDel="003702EA">
          <w:delText>moiety are rather different - 1.323(3) Å</w:delText>
        </w:r>
        <w:r w:rsidRPr="004C4796" w:rsidDel="00E17934">
          <w:delText xml:space="preserve"> for</w:delText>
        </w:r>
        <w:r w:rsidRPr="004C4796" w:rsidDel="003702EA">
          <w:delText xml:space="preserve"> the C-NH</w:delText>
        </w:r>
        <w:r w:rsidRPr="004C4796" w:rsidDel="003702EA">
          <w:rPr>
            <w:vertAlign w:val="subscript"/>
          </w:rPr>
          <w:delText>2 </w:delText>
        </w:r>
        <w:r w:rsidRPr="004C4796" w:rsidDel="003702EA">
          <w:delText>group bonded by H-bonds only to one oxygen atom of the perchlorate ion</w:delText>
        </w:r>
        <w:r w:rsidRPr="004C4796" w:rsidDel="00E17934">
          <w:delText xml:space="preserve">, and </w:delText>
        </w:r>
      </w:del>
      <w:r w:rsidRPr="004C4796">
        <w:t>1.297(4) Å</w:t>
      </w:r>
      <w:commentRangeEnd w:id="476"/>
      <w:r w:rsidR="00E17934" w:rsidRPr="004C4796">
        <w:rPr>
          <w:rStyle w:val="CommentReference"/>
          <w:rFonts w:cstheme="minorBidi"/>
          <w:w w:val="100"/>
        </w:rPr>
        <w:commentReference w:id="476"/>
      </w:r>
      <w:del w:id="480" w:author="Author">
        <w:r w:rsidRPr="004C4796" w:rsidDel="00E17934">
          <w:delText xml:space="preserve"> for the C-NH</w:delText>
        </w:r>
        <w:r w:rsidRPr="004C4796" w:rsidDel="00E17934">
          <w:rPr>
            <w:vertAlign w:val="subscript"/>
          </w:rPr>
          <w:delText>2 </w:delText>
        </w:r>
        <w:r w:rsidRPr="004C4796" w:rsidDel="00E17934">
          <w:delText>group bonded by two H-bonds to the perchlorate ion</w:delText>
        </w:r>
      </w:del>
      <w:r w:rsidRPr="004C4796">
        <w:t>.</w:t>
      </w:r>
      <w:ins w:id="481" w:author="Author">
        <w:r w:rsidR="005D3C37" w:rsidRPr="004C4796">
          <w:t xml:space="preserve"> </w:t>
        </w:r>
      </w:ins>
      <w:del w:id="482" w:author="Author">
        <w:r w:rsidRPr="004C4796" w:rsidDel="008676DE">
          <w:delText xml:space="preserve"> </w:delText>
        </w:r>
      </w:del>
      <w:moveToRangeStart w:id="483" w:author="Author" w:name="move529869108"/>
      <w:moveTo w:id="484" w:author="Author">
        <w:del w:id="485" w:author="Author">
          <w:r w:rsidR="008676DE" w:rsidRPr="004C4796" w:rsidDel="005D3C37">
            <w:delText xml:space="preserve">The </w:delText>
          </w:r>
          <w:r w:rsidR="008676DE" w:rsidRPr="004C4796" w:rsidDel="008676DE">
            <w:delText xml:space="preserve">molecular </w:delText>
          </w:r>
          <w:r w:rsidR="008676DE" w:rsidRPr="004C4796" w:rsidDel="005D3C37">
            <w:delText xml:space="preserve">structure of </w:delText>
          </w:r>
          <w:r w:rsidR="008676DE" w:rsidRPr="004C4796" w:rsidDel="008676DE">
            <w:delText xml:space="preserve">the </w:delText>
          </w:r>
          <w:r w:rsidR="008676DE" w:rsidRPr="004C4796" w:rsidDel="005D3C37">
            <w:delText>oxalate</w:delText>
          </w:r>
          <w:r w:rsidR="008676DE" w:rsidRPr="004C4796" w:rsidDel="008676DE">
            <w:delText xml:space="preserve"> is made up of</w:delText>
          </w:r>
          <w:r w:rsidR="008676DE" w:rsidRPr="004C4796" w:rsidDel="005D3C37">
            <w:delText xml:space="preserve"> two </w:delText>
          </w:r>
          <w:r w:rsidR="008676DE" w:rsidRPr="004C4796" w:rsidDel="008676DE">
            <w:delText xml:space="preserve">mutually similar </w:delText>
          </w:r>
          <w:r w:rsidR="008676DE" w:rsidRPr="004C4796" w:rsidDel="005D3C37">
            <w:delText xml:space="preserve">acetamidinium units and one oxalate ion. </w:delText>
          </w:r>
          <w:r w:rsidR="008676DE" w:rsidRPr="004C4796" w:rsidDel="008676DE">
            <w:delText>All these</w:delText>
          </w:r>
          <w:r w:rsidR="008676DE" w:rsidRPr="004C4796" w:rsidDel="005D3C37">
            <w:delText xml:space="preserve"> ions </w:delText>
          </w:r>
          <w:r w:rsidR="008676DE" w:rsidRPr="004C4796" w:rsidDel="008676DE">
            <w:delText>in both compounds are interconnected by</w:delText>
          </w:r>
          <w:r w:rsidR="008676DE" w:rsidRPr="004C4796" w:rsidDel="005D3C37">
            <w:delText xml:space="preserve"> extensive</w:delText>
          </w:r>
          <w:r w:rsidR="008676DE" w:rsidRPr="004C4796" w:rsidDel="008676DE">
            <w:delText xml:space="preserve"> hydrogen</w:delText>
          </w:r>
          <w:r w:rsidR="008676DE" w:rsidRPr="004C4796" w:rsidDel="005D3C37">
            <w:delText xml:space="preserve"> bonding</w:delText>
          </w:r>
          <w:r w:rsidR="008676DE" w:rsidRPr="004C4796" w:rsidDel="008676DE">
            <w:delText xml:space="preserve"> systems</w:delText>
          </w:r>
          <w:r w:rsidR="008676DE" w:rsidRPr="004C4796" w:rsidDel="005D3C37">
            <w:delText xml:space="preserve">. </w:delText>
          </w:r>
          <w:r w:rsidR="008676DE" w:rsidRPr="004C4796" w:rsidDel="008676DE">
            <w:delText>In the oxalate (</w:delText>
          </w:r>
          <w:r w:rsidR="008676DE" w:rsidRPr="004C4796" w:rsidDel="008676DE">
            <w:rPr>
              <w:b/>
              <w:bCs/>
            </w:rPr>
            <w:delText>7</w:delText>
          </w:r>
          <w:r w:rsidR="008676DE" w:rsidRPr="004C4796" w:rsidDel="008676DE">
            <w:delText>), e</w:delText>
          </w:r>
          <w:r w:rsidR="008676DE" w:rsidRPr="004C4796" w:rsidDel="005D3C37">
            <w:delText>ight- and fourteen-membered rings are formed</w:delText>
          </w:r>
          <w:r w:rsidR="008676DE" w:rsidRPr="004C4796" w:rsidDel="008676DE">
            <w:delText xml:space="preserve"> (</w:delText>
          </w:r>
          <w:r w:rsidR="008676DE" w:rsidRPr="004C4796" w:rsidDel="005D3C37">
            <w:delText>Fig</w:delText>
          </w:r>
          <w:r w:rsidR="008676DE" w:rsidRPr="004C4796" w:rsidDel="008676DE">
            <w:delText>ure</w:delText>
          </w:r>
          <w:r w:rsidR="008676DE" w:rsidRPr="004C4796" w:rsidDel="005D3C37">
            <w:delText> </w:delText>
          </w:r>
          <w:r w:rsidR="008676DE" w:rsidRPr="004C4796" w:rsidDel="005D3C37">
            <w:rPr>
              <w:color w:val="642A8F"/>
              <w:u w:val="single"/>
            </w:rPr>
            <w:fldChar w:fldCharType="begin"/>
          </w:r>
          <w:r w:rsidR="008676DE" w:rsidRPr="004C4796" w:rsidDel="005D3C37">
            <w:rPr>
              <w:color w:val="642A8F"/>
              <w:u w:val="single"/>
            </w:rPr>
            <w:delInstrText xml:space="preserve"> HYPERLINK "https://www.ncbi.nlm.nih.gov/pmc/articles/PMC3275501/figure/F7/" \t "figure" </w:delInstrText>
          </w:r>
          <w:r w:rsidR="008676DE" w:rsidRPr="004C4796" w:rsidDel="005D3C37">
            <w:rPr>
              <w:color w:val="642A8F"/>
              <w:u w:val="single"/>
            </w:rPr>
            <w:fldChar w:fldCharType="separate"/>
          </w:r>
          <w:r w:rsidR="008676DE" w:rsidRPr="004C4796" w:rsidDel="005D3C37">
            <w:rPr>
              <w:color w:val="642A8F"/>
              <w:u w:val="single"/>
            </w:rPr>
            <w:delText>​</w:delText>
          </w:r>
          <w:r w:rsidR="008676DE" w:rsidRPr="004C4796" w:rsidDel="008676DE">
            <w:rPr>
              <w:color w:val="642A8F"/>
            </w:rPr>
            <w:delText>(</w:delText>
          </w:r>
          <w:r w:rsidR="008676DE" w:rsidRPr="004C4796" w:rsidDel="005D3C37">
            <w:rPr>
              <w:color w:val="8C3FC5"/>
            </w:rPr>
            <w:delText>7</w:delText>
          </w:r>
          <w:r w:rsidR="008676DE" w:rsidRPr="004C4796" w:rsidDel="005D3C37">
            <w:rPr>
              <w:color w:val="8C3FC5"/>
              <w:u w:val="single"/>
            </w:rPr>
            <w:fldChar w:fldCharType="end"/>
          </w:r>
          <w:r w:rsidR="008676DE" w:rsidRPr="004C4796" w:rsidDel="008676DE">
            <w:delText>)</w:delText>
          </w:r>
          <w:r w:rsidR="008676DE" w:rsidRPr="004C4796" w:rsidDel="005D3C37">
            <w:delText xml:space="preserve">. The twenty two-membered rings are the main element of </w:delText>
          </w:r>
          <w:r w:rsidR="008676DE" w:rsidRPr="004C4796" w:rsidDel="005F72DD">
            <w:delText>the perchlorate (</w:delText>
          </w:r>
          <w:r w:rsidR="008676DE" w:rsidRPr="004C4796" w:rsidDel="005F72DD">
            <w:rPr>
              <w:b/>
              <w:bCs/>
            </w:rPr>
            <w:delText>8</w:delText>
          </w:r>
          <w:r w:rsidR="008676DE" w:rsidRPr="004C4796" w:rsidDel="005F72DD">
            <w:delText xml:space="preserve">) structure </w:delText>
          </w:r>
          <w:r w:rsidR="008676DE" w:rsidRPr="004C4796" w:rsidDel="005D3C37">
            <w:delText>(Figure </w:delText>
          </w:r>
          <w:r w:rsidR="008676DE" w:rsidRPr="004C4796" w:rsidDel="005D3C37">
            <w:rPr>
              <w:color w:val="8C3FC5"/>
              <w:u w:val="single"/>
            </w:rPr>
            <w:fldChar w:fldCharType="begin"/>
          </w:r>
          <w:r w:rsidR="008676DE" w:rsidRPr="004C4796" w:rsidDel="005D3C37">
            <w:rPr>
              <w:color w:val="8C3FC5"/>
              <w:u w:val="single"/>
            </w:rPr>
            <w:delInstrText xml:space="preserve"> HYPERLINK "https://www.ncbi.nlm.nih.gov/pmc/articles/PMC3275501/figure/F8/" \t "figure" </w:delInstrText>
          </w:r>
          <w:r w:rsidR="008676DE" w:rsidRPr="004C4796" w:rsidDel="005D3C37">
            <w:rPr>
              <w:color w:val="8C3FC5"/>
              <w:u w:val="single"/>
            </w:rPr>
            <w:fldChar w:fldCharType="separate"/>
          </w:r>
          <w:r w:rsidR="008676DE" w:rsidRPr="004C4796" w:rsidDel="005D3C37">
            <w:rPr>
              <w:color w:val="8C3FC5"/>
              <w:u w:val="single"/>
            </w:rPr>
            <w:delText>​</w:delText>
          </w:r>
          <w:r w:rsidR="008676DE" w:rsidRPr="004C4796" w:rsidDel="005D3C37">
            <w:rPr>
              <w:color w:val="8C3FC5"/>
            </w:rPr>
            <w:delText>8</w:delText>
          </w:r>
          <w:r w:rsidR="008676DE" w:rsidRPr="004C4796" w:rsidDel="005D3C37">
            <w:rPr>
              <w:color w:val="8C3FC5"/>
              <w:u w:val="single"/>
            </w:rPr>
            <w:fldChar w:fldCharType="end"/>
          </w:r>
          <w:r w:rsidR="008676DE" w:rsidRPr="004C4796" w:rsidDel="005D3C37">
            <w:delText>).</w:delText>
          </w:r>
        </w:del>
      </w:moveTo>
    </w:p>
    <w:moveToRangeEnd w:id="483"/>
    <w:p w14:paraId="1840A705" w14:textId="70894264" w:rsidR="006F7294" w:rsidRPr="004C4796" w:rsidRDefault="006F7294" w:rsidP="005D3C37">
      <w:pPr>
        <w:pStyle w:val="RSCB02ArticleText"/>
        <w:rPr>
          <w:ins w:id="486" w:author="Author"/>
        </w:rPr>
      </w:pPr>
      <w:r w:rsidRPr="004C4796">
        <w:t>In the oxalate structure, the</w:t>
      </w:r>
      <w:ins w:id="487" w:author="Author">
        <w:r w:rsidR="006302DC" w:rsidRPr="004C4796">
          <w:t xml:space="preserve"> distances between</w:t>
        </w:r>
      </w:ins>
      <w:del w:id="488" w:author="Author">
        <w:r w:rsidRPr="004C4796" w:rsidDel="006302DC">
          <w:delText xml:space="preserve"> differences between</w:delText>
        </w:r>
      </w:del>
      <w:r w:rsidRPr="004C4796">
        <w:t xml:space="preserve"> the</w:t>
      </w:r>
      <w:ins w:id="489" w:author="Author">
        <w:r w:rsidR="006302DC" w:rsidRPr="004C4796">
          <w:t xml:space="preserve"> respective pivot carbon and nitrogen atoms were</w:t>
        </w:r>
      </w:ins>
      <w:del w:id="490" w:author="Author">
        <w:r w:rsidRPr="004C4796" w:rsidDel="001802D5">
          <w:delText>se groups are</w:delText>
        </w:r>
      </w:del>
      <w:r w:rsidRPr="004C4796">
        <w:t xml:space="preserve"> even greater</w:t>
      </w:r>
      <w:ins w:id="491" w:author="Author">
        <w:r w:rsidR="001802D5" w:rsidRPr="004C4796">
          <w:t xml:space="preserve"> at</w:t>
        </w:r>
      </w:ins>
      <w:r w:rsidRPr="004C4796">
        <w:t xml:space="preserve"> 1.339(5) Å and 1.280(5) Å</w:t>
      </w:r>
      <w:ins w:id="492" w:author="Author">
        <w:r w:rsidR="006302DC" w:rsidRPr="004C4796">
          <w:t>. Our observations were not consistent</w:t>
        </w:r>
      </w:ins>
      <w:del w:id="493" w:author="Author">
        <w:r w:rsidRPr="004C4796" w:rsidDel="006302DC">
          <w:delText>, which disagree</w:delText>
        </w:r>
      </w:del>
      <w:r w:rsidRPr="004C4796">
        <w:t xml:space="preserve"> with </w:t>
      </w:r>
      <w:commentRangeStart w:id="494"/>
      <w:del w:id="495" w:author="Author">
        <w:r w:rsidRPr="004C4796" w:rsidDel="006302DC">
          <w:delText xml:space="preserve">a </w:delText>
        </w:r>
      </w:del>
      <w:r w:rsidRPr="004C4796">
        <w:t>delocali</w:t>
      </w:r>
      <w:del w:id="496" w:author="Author">
        <w:r w:rsidRPr="004C4796" w:rsidDel="006302DC">
          <w:delText>s</w:delText>
        </w:r>
      </w:del>
      <w:ins w:id="497" w:author="Author">
        <w:r w:rsidR="006302DC" w:rsidRPr="004C4796">
          <w:t>z</w:t>
        </w:r>
      </w:ins>
      <w:r w:rsidRPr="004C4796">
        <w:t>ation</w:t>
      </w:r>
      <w:ins w:id="498" w:author="Author">
        <w:r w:rsidR="006302DC" w:rsidRPr="004C4796">
          <w:t>, and they differed from values</w:t>
        </w:r>
      </w:ins>
      <w:del w:id="499" w:author="Author">
        <w:r w:rsidRPr="004C4796" w:rsidDel="006302DC">
          <w:delText xml:space="preserve"> concept </w:delText>
        </w:r>
      </w:del>
      <w:commentRangeEnd w:id="494"/>
      <w:r w:rsidR="006302DC" w:rsidRPr="004C4796">
        <w:rPr>
          <w:rStyle w:val="CommentReference"/>
          <w:rFonts w:cstheme="minorBidi"/>
          <w:w w:val="100"/>
        </w:rPr>
        <w:commentReference w:id="494"/>
      </w:r>
      <w:del w:id="500" w:author="Author">
        <w:r w:rsidRPr="004C4796" w:rsidDel="006302DC">
          <w:delText>and the data</w:delText>
        </w:r>
      </w:del>
      <w:r w:rsidRPr="004C4796">
        <w:t xml:space="preserve"> found in the literature</w:t>
      </w:r>
      <w:ins w:id="501" w:author="Author">
        <w:r w:rsidR="00932DBA" w:rsidRPr="004C4796">
          <w:t>, which fall between</w:t>
        </w:r>
      </w:ins>
      <w:r w:rsidRPr="004C4796">
        <w:t xml:space="preserve"> </w:t>
      </w:r>
      <w:del w:id="502" w:author="Author">
        <w:r w:rsidRPr="004C4796" w:rsidDel="00932DBA">
          <w:delText>(</w:delText>
        </w:r>
      </w:del>
      <w:r w:rsidRPr="004C4796">
        <w:t>1.302</w:t>
      </w:r>
      <w:ins w:id="503" w:author="Author">
        <w:r w:rsidR="00932DBA" w:rsidRPr="004C4796">
          <w:t xml:space="preserve"> and </w:t>
        </w:r>
      </w:ins>
      <w:del w:id="504" w:author="Author">
        <w:r w:rsidRPr="004C4796" w:rsidDel="00932DBA">
          <w:delText>-</w:delText>
        </w:r>
      </w:del>
      <w:r w:rsidRPr="004C4796">
        <w:t>1.312 Å</w:t>
      </w:r>
      <w:del w:id="505" w:author="Author">
        <w:r w:rsidRPr="004C4796" w:rsidDel="00932DBA">
          <w:delText>)</w:delText>
        </w:r>
      </w:del>
      <w:r w:rsidRPr="004C4796">
        <w:t xml:space="preserve">. In these </w:t>
      </w:r>
      <w:del w:id="506" w:author="Author">
        <w:r w:rsidRPr="004C4796" w:rsidDel="00932DBA">
          <w:delText>groups</w:delText>
        </w:r>
      </w:del>
      <w:ins w:id="507" w:author="Author">
        <w:r w:rsidR="00932DBA" w:rsidRPr="004C4796">
          <w:t>reports</w:t>
        </w:r>
      </w:ins>
      <w:r w:rsidRPr="004C4796">
        <w:t>, the H-bonds to the oxalate moiety are equidistant.</w:t>
      </w:r>
    </w:p>
    <w:p w14:paraId="5CC4E31F" w14:textId="428327BD" w:rsidR="00A60A8D" w:rsidRPr="004C4796" w:rsidRDefault="00A60A8D" w:rsidP="005D3C37">
      <w:pPr>
        <w:pStyle w:val="RSCB02ArticleText"/>
        <w:rPr>
          <w:ins w:id="508" w:author="Author"/>
        </w:rPr>
      </w:pPr>
    </w:p>
    <w:p w14:paraId="3C986729" w14:textId="26CB692C" w:rsidR="00A60A8D" w:rsidRPr="004C4796" w:rsidRDefault="00A60A8D" w:rsidP="0014573C">
      <w:pPr>
        <w:pStyle w:val="RSCI04CaptiontoFigureSchemeChart"/>
        <w:rPr>
          <w:ins w:id="509" w:author="Author"/>
          <w:lang w:val="en-US"/>
        </w:rPr>
      </w:pPr>
      <w:ins w:id="510" w:author="Author">
        <w:r w:rsidRPr="004C4796">
          <w:rPr>
            <w:b/>
            <w:lang w:val="en-US"/>
          </w:rPr>
          <w:t>Fig. 7</w:t>
        </w:r>
        <w:r w:rsidRPr="004C4796">
          <w:rPr>
            <w:lang w:val="en-US"/>
          </w:rPr>
          <w:t xml:space="preserve"> Ring structures formed by hydrogen bridges between ions in acetamidinium oxalate (</w:t>
        </w:r>
        <w:r w:rsidRPr="004C4796">
          <w:rPr>
            <w:b/>
            <w:lang w:val="en-US"/>
          </w:rPr>
          <w:t>7</w:t>
        </w:r>
        <w:r w:rsidRPr="004C4796">
          <w:rPr>
            <w:lang w:val="en-US"/>
          </w:rPr>
          <w:t>).</w:t>
        </w:r>
      </w:ins>
    </w:p>
    <w:p w14:paraId="47BD90A2" w14:textId="345E6762" w:rsidR="00A60A8D" w:rsidRPr="004C4796" w:rsidRDefault="00A60A8D" w:rsidP="0014573C">
      <w:pPr>
        <w:pStyle w:val="RSCI04CaptiontoFigureSchemeChart"/>
        <w:rPr>
          <w:lang w:val="en-US"/>
        </w:rPr>
      </w:pPr>
      <w:ins w:id="511" w:author="Author">
        <w:r w:rsidRPr="004C4796">
          <w:rPr>
            <w:b/>
            <w:lang w:val="en-US"/>
          </w:rPr>
          <w:t>Fig. 8</w:t>
        </w:r>
        <w:r w:rsidRPr="004C4796">
          <w:rPr>
            <w:lang w:val="en-US"/>
          </w:rPr>
          <w:t xml:space="preserve"> Ring structures formed by hydrogen bridges between ions in acetamidinium perchlorate (</w:t>
        </w:r>
        <w:r w:rsidRPr="004C4796">
          <w:rPr>
            <w:b/>
            <w:lang w:val="en-US"/>
          </w:rPr>
          <w:t>8</w:t>
        </w:r>
        <w:r w:rsidRPr="004C4796">
          <w:rPr>
            <w:lang w:val="en-US"/>
          </w:rPr>
          <w:t>).</w:t>
        </w:r>
      </w:ins>
    </w:p>
    <w:p w14:paraId="74936C20" w14:textId="136DFB51" w:rsidR="006F7294" w:rsidRPr="004C4796" w:rsidDel="008676DE" w:rsidRDefault="005D3C37" w:rsidP="006F7294">
      <w:pPr>
        <w:pStyle w:val="RSCB02ArticleText"/>
        <w:ind w:firstLine="284"/>
        <w:rPr>
          <w:moveFrom w:id="512" w:author="Author"/>
        </w:rPr>
      </w:pPr>
      <w:ins w:id="513" w:author="Author">
        <w:r w:rsidRPr="004C4796">
          <w:t xml:space="preserve">In light of the results of the XRD analysis, </w:t>
        </w:r>
      </w:ins>
      <w:moveFromRangeStart w:id="514" w:author="Author" w:name="move529869108"/>
      <w:moveFrom w:id="515" w:author="Author">
        <w:r w:rsidR="006F7294" w:rsidRPr="004C4796" w:rsidDel="008676DE">
          <w:t>The molecular structure of the oxalate is made up of two mutually similar acetamidinium units and one oxalate ion. All these ions in both compounds are interconnected by extensive hydrogen bonding systems. In the oxalate (</w:t>
        </w:r>
        <w:r w:rsidR="006F7294" w:rsidRPr="004C4796" w:rsidDel="008676DE">
          <w:rPr>
            <w:b/>
            <w:bCs/>
          </w:rPr>
          <w:t>7</w:t>
        </w:r>
        <w:r w:rsidR="006F7294" w:rsidRPr="004C4796" w:rsidDel="008676DE">
          <w:t>), eight- and fourteen-membered rings are formed (Figure </w:t>
        </w:r>
        <w:r w:rsidR="001802D5" w:rsidRPr="004C4796" w:rsidDel="008676DE">
          <w:rPr>
            <w:color w:val="642A8F"/>
            <w:u w:val="single"/>
          </w:rPr>
          <w:fldChar w:fldCharType="begin"/>
        </w:r>
        <w:r w:rsidR="001802D5" w:rsidRPr="004C4796" w:rsidDel="008676DE">
          <w:rPr>
            <w:color w:val="642A8F"/>
            <w:u w:val="single"/>
          </w:rPr>
          <w:instrText xml:space="preserve"> HYPERLINK "https://www.ncbi.nlm.nih.gov/pmc/articles/PMC3275501/figure/F7/" \t "figure" </w:instrText>
        </w:r>
        <w:r w:rsidR="001802D5" w:rsidRPr="004C4796" w:rsidDel="008676DE">
          <w:rPr>
            <w:color w:val="642A8F"/>
            <w:u w:val="single"/>
          </w:rPr>
          <w:fldChar w:fldCharType="separate"/>
        </w:r>
        <w:r w:rsidR="006F7294" w:rsidRPr="004C4796" w:rsidDel="008676DE">
          <w:rPr>
            <w:color w:val="642A8F"/>
            <w:u w:val="single"/>
          </w:rPr>
          <w:t>​(</w:t>
        </w:r>
        <w:r w:rsidR="006F7294" w:rsidRPr="004C4796" w:rsidDel="008676DE">
          <w:rPr>
            <w:color w:val="8C3FC5"/>
            <w:u w:val="single"/>
          </w:rPr>
          <w:t>7</w:t>
        </w:r>
        <w:r w:rsidR="001802D5" w:rsidRPr="004C4796" w:rsidDel="008676DE">
          <w:rPr>
            <w:color w:val="8C3FC5"/>
            <w:u w:val="single"/>
          </w:rPr>
          <w:fldChar w:fldCharType="end"/>
        </w:r>
        <w:r w:rsidR="006F7294" w:rsidRPr="004C4796" w:rsidDel="008676DE">
          <w:t>). The twenty two-membered rings are the main element of the perchlorate (</w:t>
        </w:r>
        <w:r w:rsidR="006F7294" w:rsidRPr="004C4796" w:rsidDel="008676DE">
          <w:rPr>
            <w:b/>
            <w:bCs/>
          </w:rPr>
          <w:t>8</w:t>
        </w:r>
        <w:r w:rsidR="006F7294" w:rsidRPr="004C4796" w:rsidDel="008676DE">
          <w:t>) structure (Figure </w:t>
        </w:r>
        <w:r w:rsidR="001802D5" w:rsidRPr="004C4796" w:rsidDel="008676DE">
          <w:rPr>
            <w:color w:val="8C3FC5"/>
            <w:u w:val="single"/>
          </w:rPr>
          <w:fldChar w:fldCharType="begin"/>
        </w:r>
        <w:r w:rsidR="001802D5" w:rsidRPr="004C4796" w:rsidDel="008676DE">
          <w:rPr>
            <w:color w:val="8C3FC5"/>
            <w:u w:val="single"/>
          </w:rPr>
          <w:instrText xml:space="preserve"> HYPERLINK "https://www.ncbi.nlm.nih.gov/pmc/articles/PMC3275501/figure/F8/" \t "figure" </w:instrText>
        </w:r>
        <w:r w:rsidR="001802D5" w:rsidRPr="004C4796" w:rsidDel="008676DE">
          <w:rPr>
            <w:color w:val="8C3FC5"/>
            <w:u w:val="single"/>
          </w:rPr>
          <w:fldChar w:fldCharType="separate"/>
        </w:r>
        <w:r w:rsidR="006F7294" w:rsidRPr="004C4796" w:rsidDel="008676DE">
          <w:rPr>
            <w:color w:val="8C3FC5"/>
            <w:u w:val="single"/>
          </w:rPr>
          <w:t>​8</w:t>
        </w:r>
        <w:r w:rsidR="001802D5" w:rsidRPr="004C4796" w:rsidDel="008676DE">
          <w:rPr>
            <w:color w:val="8C3FC5"/>
            <w:u w:val="single"/>
          </w:rPr>
          <w:fldChar w:fldCharType="end"/>
        </w:r>
        <w:r w:rsidR="006F7294" w:rsidRPr="004C4796" w:rsidDel="008676DE">
          <w:t>).</w:t>
        </w:r>
      </w:moveFrom>
    </w:p>
    <w:moveFromRangeEnd w:id="514"/>
    <w:p w14:paraId="62396105" w14:textId="538BC156" w:rsidR="006F7294" w:rsidRPr="004C4796" w:rsidRDefault="006F7294" w:rsidP="006F7294">
      <w:pPr>
        <w:pStyle w:val="RSCB02ArticleText"/>
        <w:ind w:firstLine="284"/>
        <w:rPr>
          <w:ins w:id="516" w:author="Author"/>
        </w:rPr>
      </w:pPr>
      <w:del w:id="517" w:author="Author">
        <w:r w:rsidRPr="004C4796" w:rsidDel="005D3C37">
          <w:delText xml:space="preserve">From a study of the above mentioned data and motifs, in combination with </w:delText>
        </w:r>
      </w:del>
      <w:r w:rsidRPr="004C4796">
        <w:t>the</w:t>
      </w:r>
      <w:ins w:id="518" w:author="Author">
        <w:r w:rsidR="005D3C37" w:rsidRPr="004C4796">
          <w:t xml:space="preserve"> hygroscopicity</w:t>
        </w:r>
      </w:ins>
      <w:r w:rsidRPr="004C4796">
        <w:t xml:space="preserve"> data</w:t>
      </w:r>
      <w:ins w:id="519" w:author="Author">
        <w:r w:rsidR="005D3C37" w:rsidRPr="004C4796">
          <w:t xml:space="preserve"> presented</w:t>
        </w:r>
      </w:ins>
      <w:r w:rsidRPr="004C4796">
        <w:t xml:space="preserve"> in Table </w:t>
      </w:r>
      <w:hyperlink r:id="rId44" w:tgtFrame="table" w:history="1">
        <w:r w:rsidRPr="004C4796">
          <w:rPr>
            <w:color w:val="642A8F"/>
          </w:rPr>
          <w:t>​1</w:t>
        </w:r>
      </w:hyperlink>
      <w:ins w:id="520" w:author="Author">
        <w:r w:rsidR="005D3C37" w:rsidRPr="004C4796">
          <w:rPr>
            <w:color w:val="642A8F"/>
          </w:rPr>
          <w:t xml:space="preserve"> </w:t>
        </w:r>
      </w:ins>
      <w:del w:id="521" w:author="Author">
        <w:r w:rsidRPr="004C4796" w:rsidDel="005D3C37">
          <w:delText xml:space="preserve"> on the hygroscopicities of the compounds, it is </w:delText>
        </w:r>
      </w:del>
      <w:r w:rsidRPr="004C4796">
        <w:t>clear</w:t>
      </w:r>
      <w:ins w:id="522" w:author="Author">
        <w:r w:rsidR="005D3C37" w:rsidRPr="004C4796">
          <w:t>ly indicate</w:t>
        </w:r>
      </w:ins>
      <w:r w:rsidRPr="004C4796">
        <w:t xml:space="preserve"> that the</w:t>
      </w:r>
      <w:ins w:id="523" w:author="Author">
        <w:r w:rsidR="005D3C37" w:rsidRPr="004C4796">
          <w:t xml:space="preserve"> 2D layered structures</w:t>
        </w:r>
      </w:ins>
      <w:del w:id="524" w:author="Author">
        <w:r w:rsidRPr="004C4796" w:rsidDel="005D3C37">
          <w:delText xml:space="preserve"> compounds</w:delText>
        </w:r>
      </w:del>
      <w:ins w:id="525" w:author="Author">
        <w:r w:rsidR="005D3C37" w:rsidRPr="004C4796">
          <w:t xml:space="preserve"> containing</w:t>
        </w:r>
      </w:ins>
      <w:del w:id="526" w:author="Author">
        <w:r w:rsidRPr="004C4796" w:rsidDel="005D3C37">
          <w:delText xml:space="preserve"> with layered 2D (counterions linked by H-bridges) structures</w:delText>
        </w:r>
      </w:del>
      <w:ins w:id="527" w:author="Author">
        <w:r w:rsidR="005D3C37" w:rsidRPr="004C4796">
          <w:t xml:space="preserve"> counterions linked by H-bridges</w:t>
        </w:r>
        <w:r w:rsidR="00A60A8D" w:rsidRPr="004C4796">
          <w:t>—</w:t>
        </w:r>
        <w:r w:rsidR="00A60A8D" w:rsidRPr="004C4796">
          <w:rPr>
            <w:b/>
            <w:bCs/>
          </w:rPr>
          <w:t>2</w:t>
        </w:r>
        <w:r w:rsidR="00A60A8D" w:rsidRPr="004C4796">
          <w:t>, </w:t>
        </w:r>
        <w:r w:rsidR="00A60A8D" w:rsidRPr="004C4796">
          <w:rPr>
            <w:b/>
            <w:bCs/>
          </w:rPr>
          <w:t>4</w:t>
        </w:r>
        <w:r w:rsidR="00A60A8D" w:rsidRPr="004C4796">
          <w:t>, </w:t>
        </w:r>
        <w:r w:rsidR="00A60A8D" w:rsidRPr="004C4796">
          <w:rPr>
            <w:b/>
            <w:bCs/>
          </w:rPr>
          <w:t>6</w:t>
        </w:r>
        <w:r w:rsidR="00A60A8D" w:rsidRPr="004C4796">
          <w:t>, </w:t>
        </w:r>
        <w:r w:rsidR="00A60A8D" w:rsidRPr="004C4796">
          <w:rPr>
            <w:b/>
            <w:bCs/>
          </w:rPr>
          <w:t>7</w:t>
        </w:r>
        <w:r w:rsidR="00A60A8D" w:rsidRPr="004C4796">
          <w:t>, and </w:t>
        </w:r>
        <w:r w:rsidR="00A60A8D" w:rsidRPr="004C4796">
          <w:rPr>
            <w:b/>
            <w:bCs/>
          </w:rPr>
          <w:t>11</w:t>
        </w:r>
        <w:r w:rsidR="00A60A8D" w:rsidRPr="004C4796">
          <w:rPr>
            <w:bCs/>
          </w:rPr>
          <w:t>—</w:t>
        </w:r>
        <w:r w:rsidR="006705BB" w:rsidRPr="004C4796">
          <w:rPr>
            <w:bCs/>
          </w:rPr>
          <w:t>were</w:t>
        </w:r>
      </w:ins>
      <w:del w:id="528" w:author="Author">
        <w:r w:rsidRPr="004C4796" w:rsidDel="00A60A8D">
          <w:delText xml:space="preserve"> </w:delText>
        </w:r>
      </w:del>
      <w:ins w:id="529" w:author="Author">
        <w:r w:rsidR="005D3C37" w:rsidRPr="004C4796">
          <w:t xml:space="preserve"> not hygroscopic</w:t>
        </w:r>
        <w:r w:rsidR="00A60A8D" w:rsidRPr="004C4796">
          <w:t>.</w:t>
        </w:r>
      </w:ins>
      <w:del w:id="530" w:author="Author">
        <w:r w:rsidRPr="004C4796" w:rsidDel="00A60A8D">
          <w:delText>(</w:delText>
        </w:r>
        <w:r w:rsidRPr="004C4796" w:rsidDel="00A60A8D">
          <w:rPr>
            <w:b/>
            <w:bCs/>
          </w:rPr>
          <w:delText>2</w:delText>
        </w:r>
        <w:r w:rsidRPr="004C4796" w:rsidDel="00A60A8D">
          <w:delText>, </w:delText>
        </w:r>
        <w:r w:rsidRPr="004C4796" w:rsidDel="00A60A8D">
          <w:rPr>
            <w:b/>
            <w:bCs/>
          </w:rPr>
          <w:delText>4</w:delText>
        </w:r>
        <w:r w:rsidRPr="004C4796" w:rsidDel="00A60A8D">
          <w:delText>, </w:delText>
        </w:r>
        <w:r w:rsidRPr="004C4796" w:rsidDel="00A60A8D">
          <w:rPr>
            <w:b/>
            <w:bCs/>
          </w:rPr>
          <w:delText>6</w:delText>
        </w:r>
        <w:r w:rsidRPr="004C4796" w:rsidDel="00A60A8D">
          <w:delText>, </w:delText>
        </w:r>
        <w:r w:rsidRPr="004C4796" w:rsidDel="00A60A8D">
          <w:rPr>
            <w:b/>
            <w:bCs/>
          </w:rPr>
          <w:delText>7</w:delText>
        </w:r>
        <w:r w:rsidRPr="004C4796" w:rsidDel="00A60A8D">
          <w:delText>, and </w:delText>
        </w:r>
        <w:r w:rsidRPr="004C4796" w:rsidDel="00A60A8D">
          <w:rPr>
            <w:b/>
            <w:bCs/>
          </w:rPr>
          <w:delText>11</w:delText>
        </w:r>
        <w:r w:rsidRPr="004C4796" w:rsidDel="00A60A8D">
          <w:delText xml:space="preserve">: </w:delText>
        </w:r>
        <w:commentRangeStart w:id="531"/>
        <w:r w:rsidRPr="004C4796" w:rsidDel="00A60A8D">
          <w:delText>for </w:delText>
        </w:r>
        <w:r w:rsidRPr="004C4796" w:rsidDel="00A60A8D">
          <w:rPr>
            <w:b/>
            <w:bCs/>
          </w:rPr>
          <w:delText>7</w:delText>
        </w:r>
        <w:r w:rsidRPr="004C4796" w:rsidDel="00A60A8D">
          <w:delText>, see</w:delText>
        </w:r>
      </w:del>
      <w:r w:rsidRPr="004C4796">
        <w:t xml:space="preserve"> Fig</w:t>
      </w:r>
      <w:ins w:id="532" w:author="Author">
        <w:r w:rsidR="00A60A8D" w:rsidRPr="004C4796">
          <w:t>.</w:t>
        </w:r>
      </w:ins>
      <w:del w:id="533" w:author="Author">
        <w:r w:rsidRPr="004C4796" w:rsidDel="00A60A8D">
          <w:delText>ure</w:delText>
        </w:r>
      </w:del>
      <w:r w:rsidRPr="004C4796">
        <w:t> </w:t>
      </w:r>
      <w:r w:rsidR="001802D5" w:rsidRPr="004C4796">
        <w:rPr>
          <w:color w:val="642A8F"/>
        </w:rPr>
        <w:fldChar w:fldCharType="begin"/>
      </w:r>
      <w:r w:rsidR="001802D5" w:rsidRPr="004C4796">
        <w:rPr>
          <w:color w:val="642A8F"/>
        </w:rPr>
        <w:instrText xml:space="preserve"> HYPERLINK "https://www.ncbi.nlm.nih.gov/pmc/articles/PMC3275501/figure/F9/" \t "figure" </w:instrText>
      </w:r>
      <w:r w:rsidR="001802D5" w:rsidRPr="004C4796">
        <w:rPr>
          <w:color w:val="642A8F"/>
        </w:rPr>
        <w:fldChar w:fldCharType="separate"/>
      </w:r>
      <w:r w:rsidRPr="004C4796">
        <w:rPr>
          <w:color w:val="642A8F"/>
        </w:rPr>
        <w:t>​</w:t>
      </w:r>
      <w:del w:id="534" w:author="Author">
        <w:r w:rsidRPr="004C4796" w:rsidDel="006C5B99">
          <w:rPr>
            <w:color w:val="642A8F"/>
          </w:rPr>
          <w:delText xml:space="preserve"> </w:delText>
        </w:r>
      </w:del>
      <w:r w:rsidRPr="004C4796">
        <w:rPr>
          <w:color w:val="8C3FC5"/>
        </w:rPr>
        <w:t>9</w:t>
      </w:r>
      <w:r w:rsidR="001802D5" w:rsidRPr="004C4796">
        <w:rPr>
          <w:color w:val="8C3FC5"/>
        </w:rPr>
        <w:fldChar w:fldCharType="end"/>
      </w:r>
      <w:commentRangeEnd w:id="531"/>
      <w:r w:rsidR="00A60A8D" w:rsidRPr="004C4796">
        <w:rPr>
          <w:rStyle w:val="CommentReference"/>
          <w:rFonts w:cstheme="minorBidi"/>
          <w:w w:val="100"/>
        </w:rPr>
        <w:commentReference w:id="531"/>
      </w:r>
      <w:del w:id="535" w:author="Author">
        <w:r w:rsidRPr="004C4796" w:rsidDel="00A60A8D">
          <w:delText>)</w:delText>
        </w:r>
        <w:r w:rsidRPr="004C4796" w:rsidDel="005D3C37">
          <w:delText xml:space="preserve"> are not hygroscopic</w:delText>
        </w:r>
        <w:r w:rsidRPr="004C4796" w:rsidDel="00A60A8D">
          <w:delText>.</w:delText>
        </w:r>
      </w:del>
      <w:ins w:id="536" w:author="Author">
        <w:r w:rsidR="00A60A8D" w:rsidRPr="004C4796">
          <w:t xml:space="preserve"> illustrates the </w:t>
        </w:r>
        <w:r w:rsidR="00A60A8D" w:rsidRPr="004C4796">
          <w:rPr>
            <w:highlight w:val="yellow"/>
          </w:rPr>
          <w:t>[ ]</w:t>
        </w:r>
        <w:r w:rsidR="00A60A8D" w:rsidRPr="004C4796">
          <w:t xml:space="preserve"> of </w:t>
        </w:r>
        <w:r w:rsidR="00A60A8D" w:rsidRPr="004C4796">
          <w:rPr>
            <w:b/>
          </w:rPr>
          <w:t>7</w:t>
        </w:r>
        <w:r w:rsidR="00A60A8D" w:rsidRPr="004C4796">
          <w:t>.</w:t>
        </w:r>
      </w:ins>
      <w:r w:rsidRPr="004C4796">
        <w:t xml:space="preserve"> On the other hand, the compounds that display</w:t>
      </w:r>
      <w:ins w:id="537" w:author="Author">
        <w:r w:rsidR="006705BB" w:rsidRPr="004C4796">
          <w:t>ed</w:t>
        </w:r>
      </w:ins>
      <w:r w:rsidRPr="004C4796">
        <w:t xml:space="preserve"> 3D structures</w:t>
      </w:r>
      <w:ins w:id="538" w:author="Author">
        <w:r w:rsidR="006705BB" w:rsidRPr="004C4796">
          <w:t>—</w:t>
        </w:r>
      </w:ins>
      <w:del w:id="539" w:author="Author">
        <w:r w:rsidRPr="004C4796" w:rsidDel="006705BB">
          <w:delText xml:space="preserve"> (</w:delText>
        </w:r>
      </w:del>
      <w:r w:rsidRPr="004C4796">
        <w:rPr>
          <w:b/>
          <w:bCs/>
        </w:rPr>
        <w:t>1</w:t>
      </w:r>
      <w:r w:rsidRPr="004C4796">
        <w:t>, </w:t>
      </w:r>
      <w:r w:rsidRPr="004C4796">
        <w:rPr>
          <w:b/>
          <w:bCs/>
        </w:rPr>
        <w:t>3</w:t>
      </w:r>
      <w:r w:rsidRPr="004C4796">
        <w:t>, </w:t>
      </w:r>
      <w:r w:rsidRPr="004C4796">
        <w:rPr>
          <w:b/>
          <w:bCs/>
        </w:rPr>
        <w:t>5</w:t>
      </w:r>
      <w:r w:rsidRPr="004C4796">
        <w:t>, and </w:t>
      </w:r>
      <w:r w:rsidRPr="004C4796">
        <w:rPr>
          <w:b/>
          <w:bCs/>
        </w:rPr>
        <w:t>8</w:t>
      </w:r>
      <w:ins w:id="540" w:author="Author">
        <w:r w:rsidR="006705BB" w:rsidRPr="004C4796">
          <w:rPr>
            <w:bCs/>
          </w:rPr>
          <w:t>—were</w:t>
        </w:r>
        <w:r w:rsidR="006705BB" w:rsidRPr="004C4796">
          <w:t xml:space="preserve"> more hygroscopic. </w:t>
        </w:r>
      </w:ins>
      <w:commentRangeStart w:id="541"/>
      <w:del w:id="542" w:author="Author">
        <w:r w:rsidRPr="004C4796" w:rsidDel="006705BB">
          <w:delText>: for </w:delText>
        </w:r>
        <w:r w:rsidRPr="004C4796" w:rsidDel="006705BB">
          <w:rPr>
            <w:b/>
            <w:bCs/>
          </w:rPr>
          <w:delText>8</w:delText>
        </w:r>
        <w:r w:rsidRPr="004C4796" w:rsidDel="006705BB">
          <w:delText xml:space="preserve">, see </w:delText>
        </w:r>
      </w:del>
      <w:r w:rsidRPr="004C4796">
        <w:t>Fig</w:t>
      </w:r>
      <w:ins w:id="543" w:author="Author">
        <w:r w:rsidR="006705BB" w:rsidRPr="004C4796">
          <w:t>.</w:t>
        </w:r>
      </w:ins>
      <w:del w:id="544" w:author="Author">
        <w:r w:rsidRPr="004C4796" w:rsidDel="006705BB">
          <w:delText>ure</w:delText>
        </w:r>
      </w:del>
      <w:r w:rsidRPr="004C4796">
        <w:t> </w:t>
      </w:r>
      <w:hyperlink r:id="rId45" w:tgtFrame="figure" w:history="1">
        <w:r w:rsidRPr="004C4796">
          <w:rPr>
            <w:color w:val="642A8F"/>
            <w:u w:val="single"/>
          </w:rPr>
          <w:t>​</w:t>
        </w:r>
        <w:r w:rsidRPr="004C4796">
          <w:rPr>
            <w:color w:val="8C3FC5"/>
          </w:rPr>
          <w:t>10</w:t>
        </w:r>
      </w:hyperlink>
      <w:ins w:id="545" w:author="Author">
        <w:r w:rsidR="006705BB" w:rsidRPr="004C4796">
          <w:t xml:space="preserve"> shows the </w:t>
        </w:r>
        <w:r w:rsidR="006705BB" w:rsidRPr="004C4796">
          <w:rPr>
            <w:highlight w:val="yellow"/>
          </w:rPr>
          <w:t>[</w:t>
        </w:r>
        <w:r w:rsidR="005B1ACA" w:rsidRPr="004C4796">
          <w:rPr>
            <w:highlight w:val="yellow"/>
          </w:rPr>
          <w:t xml:space="preserve"> </w:t>
        </w:r>
        <w:r w:rsidR="006705BB" w:rsidRPr="004C4796">
          <w:rPr>
            <w:highlight w:val="yellow"/>
          </w:rPr>
          <w:t>]</w:t>
        </w:r>
        <w:r w:rsidR="006705BB" w:rsidRPr="004C4796">
          <w:t xml:space="preserve"> for </w:t>
        </w:r>
        <w:r w:rsidR="006705BB" w:rsidRPr="004C4796">
          <w:rPr>
            <w:b/>
          </w:rPr>
          <w:t>8</w:t>
        </w:r>
        <w:r w:rsidR="006705BB" w:rsidRPr="004C4796">
          <w:t>.</w:t>
        </w:r>
      </w:ins>
      <w:del w:id="546" w:author="Author">
        <w:r w:rsidRPr="004C4796" w:rsidDel="006705BB">
          <w:delText>)</w:delText>
        </w:r>
      </w:del>
      <w:r w:rsidRPr="004C4796">
        <w:t xml:space="preserve"> </w:t>
      </w:r>
      <w:commentRangeEnd w:id="541"/>
      <w:r w:rsidR="006705BB" w:rsidRPr="004C4796">
        <w:rPr>
          <w:rStyle w:val="CommentReference"/>
          <w:rFonts w:cstheme="minorBidi"/>
          <w:w w:val="100"/>
        </w:rPr>
        <w:commentReference w:id="541"/>
      </w:r>
      <w:del w:id="547" w:author="Author">
        <w:r w:rsidRPr="004C4796" w:rsidDel="006705BB">
          <w:delText xml:space="preserve">have rather high hygroscopicities. </w:delText>
        </w:r>
      </w:del>
      <w:r w:rsidRPr="004C4796">
        <w:t xml:space="preserve">This </w:t>
      </w:r>
      <w:ins w:id="548" w:author="Author">
        <w:r w:rsidR="006705BB" w:rsidRPr="004C4796">
          <w:t>was</w:t>
        </w:r>
      </w:ins>
      <w:del w:id="549" w:author="Author">
        <w:r w:rsidRPr="004C4796" w:rsidDel="006705BB">
          <w:delText>is</w:delText>
        </w:r>
      </w:del>
      <w:r w:rsidRPr="004C4796">
        <w:t xml:space="preserve"> probably </w:t>
      </w:r>
      <w:ins w:id="550" w:author="Author">
        <w:r w:rsidR="006705BB" w:rsidRPr="004C4796">
          <w:t xml:space="preserve">due to </w:t>
        </w:r>
      </w:ins>
      <w:del w:id="551" w:author="Author">
        <w:r w:rsidRPr="004C4796" w:rsidDel="006705BB">
          <w:delText xml:space="preserve">caused by an </w:delText>
        </w:r>
      </w:del>
      <w:r w:rsidRPr="004C4796">
        <w:t xml:space="preserve">easier incorporation of water molecules into the larger cavities </w:t>
      </w:r>
      <w:ins w:id="552" w:author="Author">
        <w:r w:rsidR="006705BB" w:rsidRPr="004C4796">
          <w:t>of</w:t>
        </w:r>
      </w:ins>
      <w:del w:id="553" w:author="Author">
        <w:r w:rsidRPr="004C4796" w:rsidDel="006705BB">
          <w:delText>in</w:delText>
        </w:r>
      </w:del>
      <w:r w:rsidRPr="004C4796">
        <w:t xml:space="preserve"> the </w:t>
      </w:r>
      <w:del w:id="554" w:author="Author">
        <w:r w:rsidRPr="004C4796" w:rsidDel="006705BB">
          <w:delText xml:space="preserve">compounds with </w:delText>
        </w:r>
      </w:del>
      <w:r w:rsidRPr="004C4796">
        <w:t>3D structure</w:t>
      </w:r>
      <w:ins w:id="555" w:author="Author">
        <w:r w:rsidR="006705BB" w:rsidRPr="004C4796">
          <w:t>s</w:t>
        </w:r>
      </w:ins>
      <w:del w:id="556" w:author="Author">
        <w:r w:rsidRPr="004C4796" w:rsidDel="006705BB">
          <w:delText>,</w:delText>
        </w:r>
      </w:del>
      <w:r w:rsidRPr="004C4796">
        <w:t xml:space="preserve"> compared to the intercalation</w:t>
      </w:r>
      <w:ins w:id="557" w:author="Author">
        <w:r w:rsidR="006705BB" w:rsidRPr="004C4796">
          <w:t xml:space="preserve"> of water</w:t>
        </w:r>
      </w:ins>
      <w:r w:rsidRPr="004C4796">
        <w:t xml:space="preserve"> into the </w:t>
      </w:r>
      <w:del w:id="558" w:author="Author">
        <w:r w:rsidRPr="004C4796" w:rsidDel="006705BB">
          <w:delText xml:space="preserve">compounds with </w:delText>
        </w:r>
      </w:del>
      <w:r w:rsidRPr="004C4796">
        <w:t>2D structures.</w:t>
      </w:r>
    </w:p>
    <w:p w14:paraId="3384E9F8" w14:textId="77777777" w:rsidR="009F34D5" w:rsidRPr="004C4796" w:rsidRDefault="009F34D5" w:rsidP="006F7294">
      <w:pPr>
        <w:pStyle w:val="RSCB02ArticleText"/>
        <w:ind w:firstLine="284"/>
        <w:rPr>
          <w:ins w:id="559" w:author="Author"/>
        </w:rPr>
      </w:pPr>
    </w:p>
    <w:p w14:paraId="54A86046" w14:textId="4B54AC07" w:rsidR="009F34D5" w:rsidRPr="004C4796" w:rsidRDefault="009F34D5" w:rsidP="009F34D5">
      <w:pPr>
        <w:pStyle w:val="RSCI04CaptiontoFigureSchemeChart"/>
        <w:rPr>
          <w:ins w:id="560" w:author="Author"/>
          <w:lang w:val="en-US"/>
        </w:rPr>
      </w:pPr>
      <w:commentRangeStart w:id="561"/>
      <w:ins w:id="562" w:author="Author">
        <w:r w:rsidRPr="004C4796">
          <w:rPr>
            <w:b/>
            <w:lang w:val="en-US"/>
          </w:rPr>
          <w:t>Fig. 9</w:t>
        </w:r>
        <w:r w:rsidRPr="004C4796">
          <w:rPr>
            <w:lang w:val="en-US"/>
          </w:rPr>
          <w:t xml:space="preserve"> 2D structure (</w:t>
        </w:r>
        <w:r w:rsidRPr="004C4796">
          <w:rPr>
            <w:b/>
            <w:lang w:val="en-US"/>
          </w:rPr>
          <w:t>7</w:t>
        </w:r>
        <w:r w:rsidRPr="004C4796">
          <w:rPr>
            <w:lang w:val="en-US"/>
          </w:rPr>
          <w:t>).</w:t>
        </w:r>
      </w:ins>
    </w:p>
    <w:p w14:paraId="0BE4694D" w14:textId="3ED346A6" w:rsidR="009F34D5" w:rsidRPr="004C4796" w:rsidDel="009F34D5" w:rsidRDefault="009F34D5">
      <w:pPr>
        <w:pStyle w:val="RSCI04CaptiontoFigureSchemeChart"/>
        <w:rPr>
          <w:del w:id="563" w:author="Author"/>
          <w:lang w:val="en-US"/>
        </w:rPr>
        <w:pPrChange w:id="564" w:author="Author">
          <w:pPr>
            <w:pStyle w:val="RSCB02ArticleText"/>
            <w:ind w:firstLine="284"/>
          </w:pPr>
        </w:pPrChange>
      </w:pPr>
      <w:ins w:id="565" w:author="Author">
        <w:r w:rsidRPr="004C4796">
          <w:rPr>
            <w:b/>
            <w:lang w:val="en-US"/>
          </w:rPr>
          <w:t>Fig. 10</w:t>
        </w:r>
        <w:r w:rsidRPr="004C4796">
          <w:rPr>
            <w:lang w:val="en-US"/>
          </w:rPr>
          <w:t xml:space="preserve"> 3D structure (</w:t>
        </w:r>
        <w:r w:rsidRPr="004C4796">
          <w:rPr>
            <w:b/>
            <w:lang w:val="en-US"/>
          </w:rPr>
          <w:t>8</w:t>
        </w:r>
        <w:r w:rsidRPr="004C4796">
          <w:rPr>
            <w:lang w:val="en-US"/>
          </w:rPr>
          <w:t>).</w:t>
        </w:r>
      </w:ins>
    </w:p>
    <w:commentRangeEnd w:id="561"/>
    <w:p w14:paraId="19B57EC8" w14:textId="62CD90C7" w:rsidR="006F7294" w:rsidRPr="004C4796" w:rsidRDefault="009F34D5" w:rsidP="0014573C">
      <w:pPr>
        <w:pStyle w:val="RSCI04CaptiontoFigureSchemeChart"/>
        <w:rPr>
          <w:lang w:val="en-US"/>
        </w:rPr>
      </w:pPr>
      <w:r w:rsidRPr="004C4796">
        <w:rPr>
          <w:rStyle w:val="CommentReference"/>
          <w:bCs w:val="0"/>
          <w:lang w:val="en-US"/>
        </w:rPr>
        <w:commentReference w:id="561"/>
      </w:r>
    </w:p>
    <w:p w14:paraId="0337FF22" w14:textId="42DEE6A5" w:rsidR="006F7294" w:rsidRPr="004C4796" w:rsidRDefault="006F7294" w:rsidP="006F7294">
      <w:pPr>
        <w:pStyle w:val="RSCB06BHeadingSub-Section"/>
        <w:rPr>
          <w:lang w:val="en-US"/>
        </w:rPr>
      </w:pPr>
      <w:r w:rsidRPr="004C4796">
        <w:rPr>
          <w:lang w:val="en-US"/>
        </w:rPr>
        <w:t>NMR spectroscopy</w:t>
      </w:r>
    </w:p>
    <w:p w14:paraId="46D758CB" w14:textId="5C317BCA" w:rsidR="006F7294" w:rsidRPr="004C4796" w:rsidRDefault="00852093" w:rsidP="006F7294">
      <w:pPr>
        <w:pStyle w:val="RSCB02ArticleText"/>
        <w:rPr>
          <w:ins w:id="566" w:author="Author"/>
        </w:rPr>
      </w:pPr>
      <w:ins w:id="567" w:author="Author">
        <w:r w:rsidRPr="004C4796">
          <w:t xml:space="preserve">The </w:t>
        </w:r>
      </w:ins>
      <w:r w:rsidR="006F7294" w:rsidRPr="004C4796">
        <w:t>NMR data for acetamidinium salts </w:t>
      </w:r>
      <w:r w:rsidR="006F7294" w:rsidRPr="004C4796">
        <w:rPr>
          <w:b/>
          <w:bCs/>
        </w:rPr>
        <w:t>2</w:t>
      </w:r>
      <w:r w:rsidR="006F7294" w:rsidRPr="004C4796">
        <w:t>, </w:t>
      </w:r>
      <w:r w:rsidR="006F7294" w:rsidRPr="004C4796">
        <w:rPr>
          <w:b/>
          <w:bCs/>
        </w:rPr>
        <w:t>4</w:t>
      </w:r>
      <w:r w:rsidR="006F7294" w:rsidRPr="004C4796">
        <w:t>, </w:t>
      </w:r>
      <w:r w:rsidR="006F7294" w:rsidRPr="004C4796">
        <w:rPr>
          <w:b/>
          <w:bCs/>
        </w:rPr>
        <w:t>7</w:t>
      </w:r>
      <w:ins w:id="568" w:author="Author">
        <w:r w:rsidR="00B1288B" w:rsidRPr="004C4796">
          <w:rPr>
            <w:b/>
            <w:bCs/>
          </w:rPr>
          <w:t>,</w:t>
        </w:r>
      </w:ins>
      <w:r w:rsidR="006F7294" w:rsidRPr="004C4796">
        <w:rPr>
          <w:b/>
          <w:bCs/>
        </w:rPr>
        <w:t> </w:t>
      </w:r>
      <w:r w:rsidR="006F7294" w:rsidRPr="004C4796">
        <w:t>and </w:t>
      </w:r>
      <w:r w:rsidR="006F7294" w:rsidRPr="004C4796">
        <w:rPr>
          <w:b/>
          <w:bCs/>
        </w:rPr>
        <w:t>8 </w:t>
      </w:r>
      <w:ins w:id="569" w:author="Author">
        <w:r w:rsidRPr="004C4796">
          <w:rPr>
            <w:bCs/>
          </w:rPr>
          <w:t>obtained with</w:t>
        </w:r>
        <w:r w:rsidR="009F34D5" w:rsidRPr="004C4796">
          <w:rPr>
            <w:bCs/>
          </w:rPr>
          <w:t xml:space="preserve"> deuterated water</w:t>
        </w:r>
        <w:r w:rsidRPr="004C4796">
          <w:rPr>
            <w:bCs/>
          </w:rPr>
          <w:t xml:space="preserve"> </w:t>
        </w:r>
        <w:r w:rsidR="009F34D5" w:rsidRPr="004C4796">
          <w:rPr>
            <w:bCs/>
          </w:rPr>
          <w:t>(</w:t>
        </w:r>
        <w:r w:rsidRPr="004C4796">
          <w:t>D</w:t>
        </w:r>
        <w:r w:rsidRPr="004C4796">
          <w:rPr>
            <w:vertAlign w:val="subscript"/>
          </w:rPr>
          <w:t>2</w:t>
        </w:r>
        <w:r w:rsidRPr="004C4796">
          <w:t>O</w:t>
        </w:r>
        <w:r w:rsidR="009F34D5" w:rsidRPr="004C4796">
          <w:t>)</w:t>
        </w:r>
        <w:r w:rsidRPr="004C4796">
          <w:rPr>
            <w:bCs/>
          </w:rPr>
          <w:t xml:space="preserve"> </w:t>
        </w:r>
      </w:ins>
      <w:r w:rsidR="006F7294" w:rsidRPr="004C4796">
        <w:t>are summari</w:t>
      </w:r>
      <w:del w:id="570" w:author="Author">
        <w:r w:rsidR="006F7294" w:rsidRPr="004C4796" w:rsidDel="005B1ACA">
          <w:delText>s</w:delText>
        </w:r>
      </w:del>
      <w:ins w:id="571" w:author="Author">
        <w:r w:rsidR="005B1ACA" w:rsidRPr="004C4796">
          <w:t>z</w:t>
        </w:r>
      </w:ins>
      <w:r w:rsidR="006F7294" w:rsidRPr="004C4796">
        <w:t xml:space="preserve">ed in </w:t>
      </w:r>
      <w:del w:id="572" w:author="Author">
        <w:r w:rsidR="006F7294" w:rsidRPr="004C4796" w:rsidDel="005B1ACA">
          <w:delText>Table </w:delText>
        </w:r>
      </w:del>
      <w:r w:rsidR="006F7294" w:rsidRPr="004C4796">
        <w:rPr>
          <w:color w:val="8C3FC5"/>
          <w:u w:val="single"/>
        </w:rPr>
        <w:t>​</w:t>
      </w:r>
      <w:r w:rsidR="006F7294" w:rsidRPr="004C4796">
        <w:rPr>
          <w:color w:val="8C3FC5"/>
        </w:rPr>
        <w:t>Table</w:t>
      </w:r>
      <w:ins w:id="573" w:author="Author">
        <w:r w:rsidRPr="004C4796">
          <w:rPr>
            <w:color w:val="8C3FC5"/>
          </w:rPr>
          <w:t xml:space="preserve"> </w:t>
        </w:r>
      </w:ins>
      <w:r w:rsidR="006F7294" w:rsidRPr="004C4796">
        <w:rPr>
          <w:color w:val="8C3FC5"/>
        </w:rPr>
        <w:t>2.</w:t>
      </w:r>
      <w:del w:id="574" w:author="Author">
        <w:r w:rsidR="006F7294" w:rsidRPr="004C4796" w:rsidDel="005B1ACA">
          <w:rPr>
            <w:color w:val="8C3FC5"/>
            <w:u w:val="single"/>
          </w:rPr>
          <w:delText>2</w:delText>
        </w:r>
        <w:r w:rsidR="006F7294" w:rsidRPr="004C4796" w:rsidDel="005B1ACA">
          <w:delText>.</w:delText>
        </w:r>
      </w:del>
      <w:r w:rsidR="006F7294" w:rsidRPr="004C4796">
        <w:t xml:space="preserve"> A close</w:t>
      </w:r>
      <w:del w:id="575" w:author="Author">
        <w:r w:rsidR="006F7294" w:rsidRPr="004C4796" w:rsidDel="005B1ACA">
          <w:delText>r</w:delText>
        </w:r>
      </w:del>
      <w:r w:rsidR="006F7294" w:rsidRPr="004C4796">
        <w:t xml:space="preserve"> inspection of the proton NMR spectra </w:t>
      </w:r>
      <w:del w:id="576" w:author="Author">
        <w:r w:rsidR="006F7294" w:rsidRPr="004C4796" w:rsidDel="00852093">
          <w:delText>measured in D</w:delText>
        </w:r>
        <w:r w:rsidR="006F7294" w:rsidRPr="004C4796" w:rsidDel="00852093">
          <w:rPr>
            <w:vertAlign w:val="subscript"/>
          </w:rPr>
          <w:delText>2</w:delText>
        </w:r>
        <w:r w:rsidR="006F7294" w:rsidRPr="004C4796" w:rsidDel="00852093">
          <w:delText xml:space="preserve">O </w:delText>
        </w:r>
      </w:del>
      <w:r w:rsidR="006F7294" w:rsidRPr="004C4796">
        <w:t xml:space="preserve">revealed </w:t>
      </w:r>
      <w:del w:id="577" w:author="Author">
        <w:r w:rsidR="006F7294" w:rsidRPr="004C4796" w:rsidDel="00852093">
          <w:delText xml:space="preserve">that there is </w:delText>
        </w:r>
      </w:del>
      <w:r w:rsidR="006F7294" w:rsidRPr="004C4796">
        <w:t>an equilibrium between deuterated and non-deuterated molecules</w:t>
      </w:r>
      <w:ins w:id="578" w:author="Author">
        <w:r w:rsidR="00545C02" w:rsidRPr="004C4796">
          <w:t xml:space="preserve">, which were identified by marked </w:t>
        </w:r>
      </w:ins>
      <w:del w:id="579" w:author="Author">
        <w:r w:rsidR="006F7294" w:rsidRPr="004C4796" w:rsidDel="00545C02">
          <w:delText xml:space="preserve"> (strongly </w:delText>
        </w:r>
      </w:del>
      <w:r w:rsidR="006F7294" w:rsidRPr="004C4796">
        <w:t>decrease</w:t>
      </w:r>
      <w:ins w:id="580" w:author="Author">
        <w:r w:rsidR="00545C02" w:rsidRPr="004C4796">
          <w:t>s</w:t>
        </w:r>
      </w:ins>
      <w:del w:id="581" w:author="Author">
        <w:r w:rsidR="006F7294" w:rsidRPr="004C4796" w:rsidDel="00545C02">
          <w:delText>d</w:delText>
        </w:r>
      </w:del>
      <w:ins w:id="582" w:author="Author">
        <w:r w:rsidR="00545C02" w:rsidRPr="004C4796">
          <w:t xml:space="preserve"> in the signal intensities of acidic protons</w:t>
        </w:r>
      </w:ins>
      <w:del w:id="583" w:author="Author">
        <w:r w:rsidR="006F7294" w:rsidRPr="004C4796" w:rsidDel="00545C02">
          <w:delText xml:space="preserve"> intensity of the signals of the acidic protons)</w:delText>
        </w:r>
      </w:del>
      <w:r w:rsidR="006F7294" w:rsidRPr="004C4796">
        <w:t xml:space="preserve">. The equilibrium </w:t>
      </w:r>
      <w:del w:id="584" w:author="Author">
        <w:r w:rsidR="006F7294" w:rsidRPr="004C4796" w:rsidDel="00545C02">
          <w:delText xml:space="preserve">is </w:delText>
        </w:r>
      </w:del>
      <w:r w:rsidR="006F7294" w:rsidRPr="004C4796">
        <w:t xml:space="preserve">shifted almost entirely to the side of the deuterated </w:t>
      </w:r>
      <w:ins w:id="585" w:author="Author">
        <w:r w:rsidR="00B84B64" w:rsidRPr="004C4796">
          <w:t>forms, indicating that</w:t>
        </w:r>
      </w:ins>
      <w:del w:id="586" w:author="Author">
        <w:r w:rsidR="006F7294" w:rsidRPr="004C4796" w:rsidDel="001D03CC">
          <w:delText>sample</w:delText>
        </w:r>
      </w:del>
      <w:r w:rsidR="006F7294" w:rsidRPr="004C4796">
        <w:t xml:space="preserve"> </w:t>
      </w:r>
      <w:del w:id="587" w:author="Author">
        <w:r w:rsidR="006F7294" w:rsidRPr="004C4796" w:rsidDel="00B84B64">
          <w:delText>(</w:delText>
        </w:r>
      </w:del>
      <w:commentRangeStart w:id="588"/>
      <w:r w:rsidR="006F7294" w:rsidRPr="004C4796">
        <w:t>approximately 98%</w:t>
      </w:r>
      <w:commentRangeEnd w:id="588"/>
      <w:r w:rsidR="001D03CC" w:rsidRPr="004C4796">
        <w:rPr>
          <w:rStyle w:val="CommentReference"/>
          <w:rFonts w:cstheme="minorBidi"/>
          <w:w w:val="100"/>
        </w:rPr>
        <w:commentReference w:id="588"/>
      </w:r>
      <w:del w:id="589" w:author="Author">
        <w:r w:rsidR="006F7294" w:rsidRPr="004C4796" w:rsidDel="00B84B64">
          <w:delText>)</w:delText>
        </w:r>
      </w:del>
      <w:ins w:id="590" w:author="Author">
        <w:r w:rsidR="00B84B64" w:rsidRPr="004C4796">
          <w:t xml:space="preserve"> of the molecules were deuterated</w:t>
        </w:r>
      </w:ins>
      <w:r w:rsidR="006F7294" w:rsidRPr="004C4796">
        <w:t>. The</w:t>
      </w:r>
      <w:ins w:id="591" w:author="Author">
        <w:r w:rsidR="001D03CC" w:rsidRPr="004C4796">
          <w:t>se observations contradict</w:t>
        </w:r>
        <w:r w:rsidR="00395670" w:rsidRPr="004C4796">
          <w:t xml:space="preserve">ed </w:t>
        </w:r>
        <w:r w:rsidR="001D03CC" w:rsidRPr="004C4796">
          <w:t>findings</w:t>
        </w:r>
      </w:ins>
      <w:del w:id="592" w:author="Author">
        <w:r w:rsidR="006F7294" w:rsidRPr="004C4796" w:rsidDel="001D03CC">
          <w:delText>re is a contradiction between these observations and those</w:delText>
        </w:r>
      </w:del>
      <w:r w:rsidR="006F7294" w:rsidRPr="004C4796">
        <w:t xml:space="preserve"> published by Kopylovich</w:t>
      </w:r>
      <w:r w:rsidR="00E03DFD" w:rsidRPr="004C4796">
        <w:t>,</w:t>
      </w:r>
      <w:hyperlink r:id="rId46" w:anchor="B14" w:history="1">
        <w:r w:rsidR="006F7294" w:rsidRPr="004C4796">
          <w:rPr>
            <w:color w:val="8C3FC5"/>
            <w:vertAlign w:val="superscript"/>
          </w:rPr>
          <w:t>14</w:t>
        </w:r>
      </w:hyperlink>
      <w:r w:rsidR="006F7294" w:rsidRPr="004C4796">
        <w:t xml:space="preserve"> </w:t>
      </w:r>
      <w:del w:id="593" w:author="Author">
        <w:r w:rsidR="006F7294" w:rsidRPr="004C4796" w:rsidDel="001D03CC">
          <w:delText>where</w:delText>
        </w:r>
      </w:del>
      <w:ins w:id="594" w:author="Author">
        <w:r w:rsidR="001D03CC" w:rsidRPr="004C4796">
          <w:t>in which</w:t>
        </w:r>
      </w:ins>
      <w:r w:rsidR="006F7294" w:rsidRPr="004C4796">
        <w:t xml:space="preserve"> no deuteration was described</w:t>
      </w:r>
      <w:ins w:id="595" w:author="Author">
        <w:r w:rsidR="001D03CC" w:rsidRPr="004C4796">
          <w:t>,</w:t>
        </w:r>
      </w:ins>
      <w:r w:rsidR="006F7294" w:rsidRPr="004C4796">
        <w:t xml:space="preserve"> and two signals </w:t>
      </w:r>
      <w:commentRangeStart w:id="596"/>
      <w:r w:rsidR="006F7294" w:rsidRPr="004C4796">
        <w:t>per 2H were observed.</w:t>
      </w:r>
      <w:commentRangeEnd w:id="596"/>
      <w:r w:rsidR="001D03CC" w:rsidRPr="004C4796">
        <w:rPr>
          <w:rStyle w:val="CommentReference"/>
          <w:rFonts w:cstheme="minorBidi"/>
          <w:w w:val="100"/>
        </w:rPr>
        <w:commentReference w:id="596"/>
      </w:r>
    </w:p>
    <w:p w14:paraId="48F7FDCF" w14:textId="1067BEEA" w:rsidR="00BA7CFB" w:rsidRPr="004C4796" w:rsidRDefault="00BA7CFB" w:rsidP="0014573C">
      <w:pPr>
        <w:pStyle w:val="RSCT01TableTitlewithtopbar"/>
      </w:pPr>
      <w:ins w:id="597" w:author="Author">
        <w:r w:rsidRPr="004C4796">
          <w:rPr>
            <w:b/>
          </w:rPr>
          <w:t>Table 2</w:t>
        </w:r>
        <w:r w:rsidRPr="004C4796">
          <w:t xml:space="preserve"> Results of NMR analysis of acetamidinium salts.</w:t>
        </w:r>
      </w:ins>
    </w:p>
    <w:p w14:paraId="3F98E954" w14:textId="6CB443FF" w:rsidR="006F7294" w:rsidRPr="004C4796" w:rsidDel="00395670" w:rsidRDefault="006F7294">
      <w:pPr>
        <w:pStyle w:val="RSCB02ArticleText"/>
        <w:ind w:firstLine="284"/>
        <w:rPr>
          <w:del w:id="598" w:author="Author"/>
        </w:rPr>
      </w:pPr>
      <w:r w:rsidRPr="004C4796">
        <w:t xml:space="preserve">On the other hand, the </w:t>
      </w:r>
      <w:del w:id="599" w:author="Author">
        <w:r w:rsidRPr="004C4796" w:rsidDel="00B84B64">
          <w:delText>positi</w:delText>
        </w:r>
      </w:del>
      <w:ins w:id="600" w:author="Author">
        <w:r w:rsidR="00B84B64" w:rsidRPr="004C4796">
          <w:t>directi</w:t>
        </w:r>
      </w:ins>
      <w:r w:rsidRPr="004C4796">
        <w:t>on of the equi</w:t>
      </w:r>
      <w:del w:id="601" w:author="Author">
        <w:r w:rsidRPr="004C4796" w:rsidDel="00B84B64">
          <w:delText>l</w:delText>
        </w:r>
      </w:del>
      <w:r w:rsidRPr="004C4796">
        <w:t xml:space="preserve">librium </w:t>
      </w:r>
      <w:ins w:id="602" w:author="Author">
        <w:r w:rsidR="00B84B64" w:rsidRPr="004C4796">
          <w:t>was</w:t>
        </w:r>
      </w:ins>
      <w:del w:id="603" w:author="Author">
        <w:r w:rsidRPr="004C4796" w:rsidDel="00B84B64">
          <w:delText>is</w:delText>
        </w:r>
      </w:del>
      <w:r w:rsidRPr="004C4796">
        <w:t xml:space="preserve"> reversed i</w:t>
      </w:r>
      <w:ins w:id="604" w:author="Author">
        <w:r w:rsidR="00B84B64" w:rsidRPr="004C4796">
          <w:t xml:space="preserve">n mixtures containing deuterated dimethyl sulfoxide </w:t>
        </w:r>
      </w:ins>
      <w:del w:id="605" w:author="Author">
        <w:r w:rsidRPr="004C4796" w:rsidDel="00B84B64">
          <w:delText xml:space="preserve">n </w:delText>
        </w:r>
      </w:del>
      <w:ins w:id="606" w:author="Author">
        <w:r w:rsidR="00B84B64" w:rsidRPr="004C4796">
          <w:t>(</w:t>
        </w:r>
      </w:ins>
      <w:r w:rsidRPr="004C4796">
        <w:t>DMSO-d</w:t>
      </w:r>
      <w:r w:rsidRPr="004C4796">
        <w:rPr>
          <w:vertAlign w:val="subscript"/>
        </w:rPr>
        <w:t>6</w:t>
      </w:r>
      <w:ins w:id="607" w:author="Author">
        <w:r w:rsidR="00B84B64" w:rsidRPr="004C4796">
          <w:t>),</w:t>
        </w:r>
      </w:ins>
      <w:r w:rsidRPr="004C4796">
        <w:t xml:space="preserve"> </w:t>
      </w:r>
      <w:ins w:id="608" w:author="Author">
        <w:r w:rsidR="00395670" w:rsidRPr="004C4796">
          <w:t>in which</w:t>
        </w:r>
      </w:ins>
      <w:del w:id="609" w:author="Author">
        <w:r w:rsidRPr="004C4796" w:rsidDel="00395670">
          <w:delText>where</w:delText>
        </w:r>
      </w:del>
      <w:r w:rsidRPr="004C4796">
        <w:t xml:space="preserve"> approximately 90% of the</w:t>
      </w:r>
      <w:ins w:id="610" w:author="Author">
        <w:r w:rsidR="00B84B64" w:rsidRPr="004C4796">
          <w:t xml:space="preserve"> compounds were in</w:t>
        </w:r>
      </w:ins>
      <w:r w:rsidRPr="004C4796">
        <w:t xml:space="preserve"> non-deuterated form </w:t>
      </w:r>
      <w:del w:id="611" w:author="Author">
        <w:r w:rsidRPr="004C4796" w:rsidDel="00B84B64">
          <w:delText>can be found for</w:delText>
        </w:r>
      </w:del>
      <w:ins w:id="612" w:author="Author">
        <w:r w:rsidR="00B84B64" w:rsidRPr="004C4796">
          <w:t>in</w:t>
        </w:r>
      </w:ins>
      <w:r w:rsidRPr="004C4796">
        <w:t xml:space="preserve"> all</w:t>
      </w:r>
      <w:ins w:id="613" w:author="Author">
        <w:r w:rsidR="00B84B64" w:rsidRPr="004C4796">
          <w:t xml:space="preserve"> of</w:t>
        </w:r>
      </w:ins>
      <w:r w:rsidRPr="004C4796">
        <w:t xml:space="preserve"> the samples </w:t>
      </w:r>
      <w:del w:id="614" w:author="Author">
        <w:r w:rsidRPr="004C4796" w:rsidDel="00B84B64">
          <w:delText>measured</w:delText>
        </w:r>
      </w:del>
      <w:ins w:id="615" w:author="Author">
        <w:r w:rsidR="00B84B64" w:rsidRPr="004C4796">
          <w:t>analyzed</w:t>
        </w:r>
      </w:ins>
      <w:r w:rsidRPr="004C4796">
        <w:t>.</w:t>
      </w:r>
      <w:ins w:id="616" w:author="Author">
        <w:r w:rsidR="00395670" w:rsidRPr="004C4796">
          <w:t xml:space="preserve"> With the exception of</w:t>
        </w:r>
        <w:r w:rsidR="00616A9B" w:rsidRPr="004C4796">
          <w:t xml:space="preserve"> acetamidinium formate</w:t>
        </w:r>
        <w:r w:rsidR="00395670" w:rsidRPr="004C4796">
          <w:t xml:space="preserve"> </w:t>
        </w:r>
        <w:r w:rsidR="00616A9B" w:rsidRPr="004C4796">
          <w:t>(</w:t>
        </w:r>
        <w:r w:rsidR="00395670" w:rsidRPr="004C4796">
          <w:rPr>
            <w:b/>
          </w:rPr>
          <w:t>4</w:t>
        </w:r>
        <w:r w:rsidR="00616A9B" w:rsidRPr="004C4796">
          <w:t>)</w:t>
        </w:r>
        <w:r w:rsidR="00395670" w:rsidRPr="004C4796">
          <w:t xml:space="preserve"> </w:t>
        </w:r>
      </w:ins>
    </w:p>
    <w:p w14:paraId="52842EF2" w14:textId="4208F062" w:rsidR="00300D68" w:rsidRPr="004C4796" w:rsidRDefault="00300D68">
      <w:pPr>
        <w:pStyle w:val="RSCB02ArticleText"/>
        <w:ind w:firstLine="284"/>
      </w:pPr>
      <w:bookmarkStart w:id="617" w:name="_Hlk529799853"/>
      <w:del w:id="618" w:author="Author">
        <w:r w:rsidRPr="004C4796" w:rsidDel="00395670">
          <w:delText>In all cases (excluding </w:delText>
        </w:r>
        <w:r w:rsidRPr="004C4796" w:rsidDel="00395670">
          <w:rPr>
            <w:b/>
            <w:bCs/>
          </w:rPr>
          <w:delText>4 </w:delText>
        </w:r>
        <w:r w:rsidRPr="004C4796" w:rsidDel="00395670">
          <w:delText xml:space="preserve">in </w:delText>
        </w:r>
      </w:del>
      <w:ins w:id="619" w:author="Author">
        <w:r w:rsidR="00395670" w:rsidRPr="004C4796">
          <w:t xml:space="preserve">in </w:t>
        </w:r>
      </w:ins>
      <w:r w:rsidRPr="004C4796">
        <w:t>DMSO-d</w:t>
      </w:r>
      <w:r w:rsidRPr="004C4796">
        <w:rPr>
          <w:vertAlign w:val="subscript"/>
        </w:rPr>
        <w:t>6</w:t>
      </w:r>
      <w:del w:id="620" w:author="Author">
        <w:r w:rsidRPr="004C4796" w:rsidDel="00395670">
          <w:delText>)</w:delText>
        </w:r>
      </w:del>
      <w:r w:rsidRPr="004C4796">
        <w:t xml:space="preserve">, two </w:t>
      </w:r>
      <w:ins w:id="621" w:author="Author">
        <w:r w:rsidR="00616A9B" w:rsidRPr="004C4796">
          <w:t>distinct</w:t>
        </w:r>
      </w:ins>
      <w:del w:id="622" w:author="Author">
        <w:r w:rsidRPr="004C4796" w:rsidDel="00616A9B">
          <w:delText>separate</w:delText>
        </w:r>
        <w:r w:rsidRPr="004C4796" w:rsidDel="0081697A">
          <w:delText>d</w:delText>
        </w:r>
      </w:del>
      <w:r w:rsidRPr="004C4796">
        <w:t xml:space="preserve"> broad</w:t>
      </w:r>
      <w:del w:id="623" w:author="Author">
        <w:r w:rsidRPr="004C4796" w:rsidDel="0081697A">
          <w:delText>ened</w:delText>
        </w:r>
      </w:del>
      <w:r w:rsidRPr="004C4796">
        <w:t xml:space="preserve"> </w:t>
      </w:r>
      <w:del w:id="624" w:author="Author">
        <w:r w:rsidRPr="004C4796" w:rsidDel="00616A9B">
          <w:delText>signals</w:delText>
        </w:r>
      </w:del>
      <w:ins w:id="625" w:author="Author">
        <w:r w:rsidR="00616A9B" w:rsidRPr="004C4796">
          <w:t>peaks</w:t>
        </w:r>
      </w:ins>
      <w:r w:rsidRPr="004C4796">
        <w:t xml:space="preserve"> belonging to </w:t>
      </w:r>
      <w:commentRangeStart w:id="626"/>
      <w:r w:rsidRPr="004C4796">
        <w:t>the 2 × NHaHb</w:t>
      </w:r>
      <w:ins w:id="627" w:author="Author">
        <w:r w:rsidR="0081697A" w:rsidRPr="004C4796">
          <w:t xml:space="preserve"> </w:t>
        </w:r>
      </w:ins>
      <w:r w:rsidRPr="004C4796">
        <w:t xml:space="preserve">arrangement </w:t>
      </w:r>
      <w:commentRangeEnd w:id="626"/>
      <w:r w:rsidR="00D85D63" w:rsidRPr="004C4796">
        <w:rPr>
          <w:rStyle w:val="CommentReference"/>
          <w:rFonts w:cstheme="minorBidi"/>
          <w:w w:val="100"/>
        </w:rPr>
        <w:commentReference w:id="626"/>
      </w:r>
      <w:r w:rsidRPr="004C4796">
        <w:t xml:space="preserve">were observed, </w:t>
      </w:r>
      <w:ins w:id="628" w:author="Author">
        <w:r w:rsidR="0081697A" w:rsidRPr="004C4796">
          <w:t xml:space="preserve">which were </w:t>
        </w:r>
      </w:ins>
      <w:del w:id="629" w:author="Author">
        <w:r w:rsidRPr="004C4796" w:rsidDel="0081697A">
          <w:delText xml:space="preserve">probably due </w:delText>
        </w:r>
      </w:del>
      <w:ins w:id="630" w:author="Author">
        <w:r w:rsidR="0081697A" w:rsidRPr="004C4796">
          <w:t xml:space="preserve">attributable </w:t>
        </w:r>
      </w:ins>
      <w:r w:rsidRPr="004C4796">
        <w:t xml:space="preserve">to the </w:t>
      </w:r>
      <w:r w:rsidRPr="004C4796">
        <w:lastRenderedPageBreak/>
        <w:t>delocali</w:t>
      </w:r>
      <w:ins w:id="631" w:author="Author">
        <w:r w:rsidR="0081697A" w:rsidRPr="004C4796">
          <w:t>z</w:t>
        </w:r>
      </w:ins>
      <w:del w:id="632" w:author="Author">
        <w:r w:rsidRPr="004C4796" w:rsidDel="0081697A">
          <w:delText>s</w:delText>
        </w:r>
      </w:del>
      <w:r w:rsidRPr="004C4796">
        <w:t xml:space="preserve">ation of </w:t>
      </w:r>
      <w:del w:id="633" w:author="Author">
        <w:r w:rsidRPr="004C4796" w:rsidDel="00D85D63">
          <w:delText xml:space="preserve">the </w:delText>
        </w:r>
      </w:del>
      <w:r w:rsidRPr="004C4796">
        <w:t xml:space="preserve">positive charge throughout the amidinium group. </w:t>
      </w:r>
      <w:del w:id="634" w:author="Author">
        <w:r w:rsidRPr="004C4796" w:rsidDel="00D85D63">
          <w:delText>The only exception is a</w:delText>
        </w:r>
        <w:r w:rsidRPr="004C4796" w:rsidDel="00616A9B">
          <w:delText>cetamidinium formate </w:delText>
        </w:r>
      </w:del>
      <w:r w:rsidRPr="004C4796">
        <w:rPr>
          <w:b/>
          <w:bCs/>
        </w:rPr>
        <w:t>4 </w:t>
      </w:r>
      <w:r w:rsidRPr="004C4796">
        <w:t>in DMSO-d</w:t>
      </w:r>
      <w:r w:rsidRPr="004C4796">
        <w:rPr>
          <w:vertAlign w:val="subscript"/>
        </w:rPr>
        <w:t>6</w:t>
      </w:r>
      <w:r w:rsidRPr="004C4796">
        <w:t xml:space="preserve"> </w:t>
      </w:r>
      <w:del w:id="635" w:author="Author">
        <w:r w:rsidRPr="004C4796" w:rsidDel="00616A9B">
          <w:delText>where</w:delText>
        </w:r>
      </w:del>
      <w:ins w:id="636" w:author="Author">
        <w:r w:rsidR="00616A9B" w:rsidRPr="004C4796">
          <w:t>produced</w:t>
        </w:r>
      </w:ins>
      <w:r w:rsidRPr="004C4796">
        <w:t xml:space="preserve"> </w:t>
      </w:r>
      <w:del w:id="637" w:author="Author">
        <w:r w:rsidRPr="004C4796" w:rsidDel="00616A9B">
          <w:delText>one</w:delText>
        </w:r>
      </w:del>
      <w:ins w:id="638" w:author="Author">
        <w:r w:rsidR="00616A9B" w:rsidRPr="004C4796">
          <w:t>a single</w:t>
        </w:r>
      </w:ins>
      <w:r w:rsidRPr="004C4796">
        <w:t xml:space="preserve"> broad </w:t>
      </w:r>
      <w:del w:id="639" w:author="Author">
        <w:r w:rsidRPr="004C4796" w:rsidDel="00616A9B">
          <w:delText>signal</w:delText>
        </w:r>
      </w:del>
      <w:ins w:id="640" w:author="Author">
        <w:r w:rsidR="00616A9B" w:rsidRPr="004C4796">
          <w:t>peak, which represented</w:t>
        </w:r>
      </w:ins>
      <w:del w:id="641" w:author="Author">
        <w:r w:rsidRPr="004C4796" w:rsidDel="00616A9B">
          <w:delText xml:space="preserve"> comprising</w:delText>
        </w:r>
      </w:del>
      <w:r w:rsidRPr="004C4796">
        <w:t xml:space="preserve"> all four </w:t>
      </w:r>
      <w:del w:id="642" w:author="Author">
        <w:r w:rsidRPr="004C4796" w:rsidDel="00616A9B">
          <w:delText xml:space="preserve">NH </w:delText>
        </w:r>
      </w:del>
      <w:r w:rsidRPr="004C4796">
        <w:t>protons</w:t>
      </w:r>
      <w:ins w:id="643" w:author="Author">
        <w:r w:rsidR="00616A9B" w:rsidRPr="004C4796">
          <w:t xml:space="preserve"> bound to nitrogen</w:t>
        </w:r>
      </w:ins>
      <w:del w:id="644" w:author="Author">
        <w:r w:rsidRPr="004C4796" w:rsidDel="00616A9B">
          <w:delText xml:space="preserve"> was detected</w:delText>
        </w:r>
      </w:del>
      <w:r w:rsidRPr="004C4796">
        <w:t>.</w:t>
      </w:r>
      <w:ins w:id="645" w:author="Author">
        <w:r w:rsidR="00616A9B" w:rsidRPr="004C4796">
          <w:t xml:space="preserve"> The interactions within several acetamidinium complexes were studied by Tominey and Krechl using NMR, XRD analysis, and quantum chemical treatment.</w:t>
        </w:r>
        <w:r w:rsidR="00616A9B" w:rsidRPr="004C4796">
          <w:rPr>
            <w:color w:val="8C3FC5"/>
            <w:vertAlign w:val="superscript"/>
          </w:rPr>
          <w:fldChar w:fldCharType="begin"/>
        </w:r>
        <w:r w:rsidR="00616A9B" w:rsidRPr="004C4796">
          <w:rPr>
            <w:color w:val="8C3FC5"/>
            <w:vertAlign w:val="superscript"/>
          </w:rPr>
          <w:instrText xml:space="preserve"> HYPERLINK "https://www.ncbi.nlm.nih.gov/pmc/articles/PMC3275501/" \l "B17" </w:instrText>
        </w:r>
        <w:r w:rsidR="00616A9B" w:rsidRPr="004C4796">
          <w:rPr>
            <w:color w:val="8C3FC5"/>
            <w:vertAlign w:val="superscript"/>
          </w:rPr>
          <w:fldChar w:fldCharType="separate"/>
        </w:r>
        <w:r w:rsidR="00616A9B" w:rsidRPr="004C4796">
          <w:rPr>
            <w:color w:val="8C3FC5"/>
            <w:vertAlign w:val="superscript"/>
          </w:rPr>
          <w:t>17</w:t>
        </w:r>
        <w:r w:rsidR="00616A9B" w:rsidRPr="004C4796">
          <w:rPr>
            <w:color w:val="8C3FC5"/>
            <w:vertAlign w:val="superscript"/>
          </w:rPr>
          <w:fldChar w:fldCharType="end"/>
        </w:r>
        <w:r w:rsidR="00616A9B" w:rsidRPr="004C4796">
          <w:rPr>
            <w:color w:val="8C3FC5"/>
            <w:vertAlign w:val="superscript"/>
          </w:rPr>
          <w:t>,</w:t>
        </w:r>
        <w:r w:rsidR="00616A9B" w:rsidRPr="004C4796">
          <w:rPr>
            <w:color w:val="8C3FC5"/>
            <w:vertAlign w:val="superscript"/>
          </w:rPr>
          <w:fldChar w:fldCharType="begin"/>
        </w:r>
        <w:r w:rsidR="00616A9B" w:rsidRPr="004C4796">
          <w:rPr>
            <w:color w:val="8C3FC5"/>
            <w:vertAlign w:val="superscript"/>
          </w:rPr>
          <w:instrText xml:space="preserve"> HYPERLINK "https://www.ncbi.nlm.nih.gov/pmc/articles/PMC3275501/" \l "B27" </w:instrText>
        </w:r>
        <w:r w:rsidR="00616A9B" w:rsidRPr="004C4796">
          <w:rPr>
            <w:color w:val="8C3FC5"/>
            <w:vertAlign w:val="superscript"/>
          </w:rPr>
          <w:fldChar w:fldCharType="separate"/>
        </w:r>
        <w:r w:rsidR="00616A9B" w:rsidRPr="004C4796">
          <w:rPr>
            <w:color w:val="8C3FC5"/>
            <w:vertAlign w:val="superscript"/>
          </w:rPr>
          <w:t>27</w:t>
        </w:r>
        <w:r w:rsidR="00616A9B" w:rsidRPr="004C4796">
          <w:rPr>
            <w:color w:val="8C3FC5"/>
            <w:vertAlign w:val="superscript"/>
          </w:rPr>
          <w:fldChar w:fldCharType="end"/>
        </w:r>
      </w:ins>
      <w:r w:rsidRPr="004C4796">
        <w:t xml:space="preserve"> </w:t>
      </w:r>
      <w:ins w:id="646" w:author="Author">
        <w:r w:rsidR="00616A9B" w:rsidRPr="004C4796">
          <w:t>Our NMR results were</w:t>
        </w:r>
      </w:ins>
      <w:del w:id="647" w:author="Author">
        <w:r w:rsidRPr="004C4796" w:rsidDel="00616A9B">
          <w:delText>This is</w:delText>
        </w:r>
      </w:del>
      <w:r w:rsidRPr="004C4796">
        <w:t xml:space="preserve"> in accordance with the observation</w:t>
      </w:r>
      <w:ins w:id="648" w:author="Author">
        <w:r w:rsidR="00616A9B" w:rsidRPr="004C4796">
          <w:t>s</w:t>
        </w:r>
      </w:ins>
      <w:r w:rsidRPr="004C4796">
        <w:t xml:space="preserve"> published by Krechl</w:t>
      </w:r>
      <w:hyperlink r:id="rId47" w:anchor="B17" w:history="1">
        <w:r w:rsidRPr="004C4796">
          <w:rPr>
            <w:color w:val="8C3FC5"/>
            <w:vertAlign w:val="superscript"/>
          </w:rPr>
          <w:t>17</w:t>
        </w:r>
      </w:hyperlink>
      <w:r w:rsidRPr="004C4796">
        <w:t xml:space="preserve"> and similar to the results obtained by Tominey</w:t>
      </w:r>
      <w:hyperlink r:id="rId48" w:anchor="B27" w:history="1">
        <w:r w:rsidRPr="004C4796">
          <w:rPr>
            <w:color w:val="8C3FC5"/>
            <w:vertAlign w:val="superscript"/>
          </w:rPr>
          <w:t>27</w:t>
        </w:r>
      </w:hyperlink>
      <w:r w:rsidRPr="004C4796">
        <w:t xml:space="preserve"> for acetamidinium tetrazolate complexes. </w:t>
      </w:r>
      <w:ins w:id="649" w:author="Author">
        <w:r w:rsidR="00616A9B" w:rsidRPr="004C4796">
          <w:t>These observations may have been due to</w:t>
        </w:r>
      </w:ins>
      <w:del w:id="650" w:author="Author">
        <w:r w:rsidRPr="004C4796" w:rsidDel="00616A9B">
          <w:delText>This may be caused by</w:delText>
        </w:r>
      </w:del>
      <w:r w:rsidRPr="004C4796">
        <w:t xml:space="preserve"> differen</w:t>
      </w:r>
      <w:ins w:id="651" w:author="Author">
        <w:r w:rsidR="00616A9B" w:rsidRPr="004C4796">
          <w:t xml:space="preserve">ces in </w:t>
        </w:r>
      </w:ins>
      <w:r w:rsidRPr="004C4796">
        <w:t>t</w:t>
      </w:r>
      <w:ins w:id="652" w:author="Author">
        <w:r w:rsidR="00616A9B" w:rsidRPr="004C4796">
          <w:t>he</w:t>
        </w:r>
      </w:ins>
      <w:r w:rsidRPr="004C4796">
        <w:t xml:space="preserve"> interactions between </w:t>
      </w:r>
      <w:del w:id="653" w:author="Author">
        <w:r w:rsidRPr="004C4796" w:rsidDel="00616A9B">
          <w:delText xml:space="preserve">the </w:delText>
        </w:r>
      </w:del>
      <w:r w:rsidRPr="004C4796">
        <w:t>formate anion and amidinium group</w:t>
      </w:r>
      <w:ins w:id="654" w:author="Author">
        <w:r w:rsidR="00616A9B" w:rsidRPr="004C4796">
          <w:t>s</w:t>
        </w:r>
      </w:ins>
      <w:r w:rsidRPr="004C4796">
        <w:t xml:space="preserve"> in d</w:t>
      </w:r>
      <w:del w:id="655" w:author="Author">
        <w:r w:rsidRPr="004C4796" w:rsidDel="00616A9B">
          <w:delText>e</w:delText>
        </w:r>
      </w:del>
      <w:ins w:id="656" w:author="Author">
        <w:r w:rsidR="00616A9B" w:rsidRPr="004C4796">
          <w:t>i</w:t>
        </w:r>
      </w:ins>
      <w:r w:rsidRPr="004C4796">
        <w:t xml:space="preserve">fferent solvents. </w:t>
      </w:r>
      <w:del w:id="657" w:author="Author">
        <w:r w:rsidRPr="004C4796" w:rsidDel="00616A9B">
          <w:delText>The interactions inside some acetamidinium complexes were studied by Tominey and Krechl by means of NMR, X-ray analysis and quantum chemical treatment</w:delText>
        </w:r>
        <w:r w:rsidR="00E03DFD" w:rsidRPr="004C4796" w:rsidDel="00616A9B">
          <w:delText>.</w:delText>
        </w:r>
        <w:r w:rsidR="001802D5" w:rsidRPr="004C4796" w:rsidDel="00616A9B">
          <w:rPr>
            <w:color w:val="8C3FC5"/>
            <w:vertAlign w:val="superscript"/>
          </w:rPr>
          <w:fldChar w:fldCharType="begin"/>
        </w:r>
        <w:r w:rsidR="001802D5" w:rsidRPr="004C4796" w:rsidDel="00616A9B">
          <w:rPr>
            <w:color w:val="8C3FC5"/>
            <w:vertAlign w:val="superscript"/>
          </w:rPr>
          <w:delInstrText xml:space="preserve"> HYPERLINK "https://www.ncbi.nlm.nih.gov/pmc/articles/PMC3275501/" \l "B17" </w:delInstrText>
        </w:r>
        <w:r w:rsidR="001802D5" w:rsidRPr="004C4796" w:rsidDel="00616A9B">
          <w:rPr>
            <w:color w:val="8C3FC5"/>
            <w:vertAlign w:val="superscript"/>
          </w:rPr>
          <w:fldChar w:fldCharType="separate"/>
        </w:r>
        <w:r w:rsidRPr="004C4796" w:rsidDel="00616A9B">
          <w:rPr>
            <w:color w:val="8C3FC5"/>
            <w:vertAlign w:val="superscript"/>
          </w:rPr>
          <w:delText>17</w:delText>
        </w:r>
        <w:r w:rsidR="001802D5" w:rsidRPr="004C4796" w:rsidDel="00616A9B">
          <w:rPr>
            <w:color w:val="8C3FC5"/>
            <w:vertAlign w:val="superscript"/>
          </w:rPr>
          <w:fldChar w:fldCharType="end"/>
        </w:r>
        <w:r w:rsidRPr="004C4796" w:rsidDel="00616A9B">
          <w:rPr>
            <w:color w:val="8C3FC5"/>
            <w:vertAlign w:val="superscript"/>
          </w:rPr>
          <w:delText>,</w:delText>
        </w:r>
        <w:r w:rsidR="001802D5" w:rsidRPr="004C4796" w:rsidDel="00616A9B">
          <w:rPr>
            <w:color w:val="8C3FC5"/>
            <w:vertAlign w:val="superscript"/>
          </w:rPr>
          <w:fldChar w:fldCharType="begin"/>
        </w:r>
        <w:r w:rsidR="001802D5" w:rsidRPr="004C4796" w:rsidDel="00616A9B">
          <w:rPr>
            <w:color w:val="8C3FC5"/>
            <w:vertAlign w:val="superscript"/>
          </w:rPr>
          <w:delInstrText xml:space="preserve"> HYPERLINK "https://www.ncbi.nlm.nih.gov/pmc/articles/PMC3275501/" \l "B27" </w:delInstrText>
        </w:r>
        <w:r w:rsidR="001802D5" w:rsidRPr="004C4796" w:rsidDel="00616A9B">
          <w:rPr>
            <w:color w:val="8C3FC5"/>
            <w:vertAlign w:val="superscript"/>
          </w:rPr>
          <w:fldChar w:fldCharType="separate"/>
        </w:r>
        <w:r w:rsidRPr="004C4796" w:rsidDel="00616A9B">
          <w:rPr>
            <w:color w:val="8C3FC5"/>
            <w:vertAlign w:val="superscript"/>
          </w:rPr>
          <w:delText>27</w:delText>
        </w:r>
        <w:r w:rsidR="001802D5" w:rsidRPr="004C4796" w:rsidDel="00616A9B">
          <w:rPr>
            <w:color w:val="8C3FC5"/>
            <w:vertAlign w:val="superscript"/>
          </w:rPr>
          <w:fldChar w:fldCharType="end"/>
        </w:r>
      </w:del>
    </w:p>
    <w:p w14:paraId="2631D952" w14:textId="77777777" w:rsidR="00300D68" w:rsidRPr="004C4796" w:rsidRDefault="00300D68" w:rsidP="00300D68">
      <w:pPr>
        <w:pStyle w:val="RSCB02ArticleText"/>
        <w:ind w:firstLine="284"/>
      </w:pPr>
    </w:p>
    <w:p w14:paraId="5F8AF33B" w14:textId="612D9D9F" w:rsidR="00300D68" w:rsidRPr="004C4796" w:rsidRDefault="00300D68" w:rsidP="00300D68">
      <w:pPr>
        <w:pStyle w:val="RSCB06BHeadingSub-Section"/>
        <w:rPr>
          <w:lang w:val="en-US"/>
        </w:rPr>
      </w:pPr>
      <w:r w:rsidRPr="004C4796">
        <w:rPr>
          <w:lang w:val="en-US"/>
        </w:rPr>
        <w:t>Differential thermal analysis</w:t>
      </w:r>
    </w:p>
    <w:p w14:paraId="3AFA59A9" w14:textId="7ACD213A" w:rsidR="00300D68" w:rsidRPr="004C4796" w:rsidRDefault="00300D68" w:rsidP="00300D68">
      <w:pPr>
        <w:pStyle w:val="RSCB02ArticleText"/>
      </w:pPr>
      <w:r w:rsidRPr="004C4796">
        <w:t>Acetamidinium nitrate (</w:t>
      </w:r>
      <w:r w:rsidRPr="004C4796">
        <w:rPr>
          <w:b/>
          <w:bCs/>
        </w:rPr>
        <w:t>2</w:t>
      </w:r>
      <w:r w:rsidRPr="004C4796">
        <w:t>), acetamidinium dinitromethanide (</w:t>
      </w:r>
      <w:r w:rsidRPr="004C4796">
        <w:rPr>
          <w:b/>
          <w:bCs/>
        </w:rPr>
        <w:t>6</w:t>
      </w:r>
      <w:r w:rsidRPr="004C4796">
        <w:t>)</w:t>
      </w:r>
      <w:ins w:id="658" w:author="Author">
        <w:r w:rsidR="004639EE" w:rsidRPr="004C4796">
          <w:t>,</w:t>
        </w:r>
      </w:ins>
      <w:r w:rsidRPr="004C4796">
        <w:t xml:space="preserve"> and acetamidinium perchlorate (</w:t>
      </w:r>
      <w:r w:rsidRPr="004C4796">
        <w:rPr>
          <w:b/>
          <w:bCs/>
        </w:rPr>
        <w:t>8</w:t>
      </w:r>
      <w:r w:rsidRPr="004C4796">
        <w:t>) are energetic materials. The</w:t>
      </w:r>
      <w:ins w:id="659" w:author="Author">
        <w:r w:rsidR="00142131" w:rsidRPr="004C4796">
          <w:t xml:space="preserve"> have</w:t>
        </w:r>
      </w:ins>
      <w:del w:id="660" w:author="Author">
        <w:r w:rsidRPr="004C4796" w:rsidDel="00142131">
          <w:delText>ir</w:delText>
        </w:r>
      </w:del>
      <w:r w:rsidRPr="004C4796">
        <w:t xml:space="preserve"> potential </w:t>
      </w:r>
      <w:ins w:id="661" w:author="Author">
        <w:r w:rsidR="00142131" w:rsidRPr="004C4796">
          <w:t xml:space="preserve">for </w:t>
        </w:r>
      </w:ins>
      <w:r w:rsidRPr="004C4796">
        <w:t xml:space="preserve">use </w:t>
      </w:r>
      <w:del w:id="662" w:author="Author">
        <w:r w:rsidRPr="004C4796" w:rsidDel="00142131">
          <w:delText xml:space="preserve">is </w:delText>
        </w:r>
      </w:del>
      <w:r w:rsidRPr="004C4796">
        <w:t>in pyrotechnic applications</w:t>
      </w:r>
      <w:ins w:id="663" w:author="Author">
        <w:r w:rsidR="00142131" w:rsidRPr="004C4796">
          <w:t>,</w:t>
        </w:r>
      </w:ins>
      <w:r w:rsidRPr="004C4796">
        <w:t xml:space="preserve"> where they may replace guanidinium</w:t>
      </w:r>
      <w:ins w:id="664" w:author="Author">
        <w:r w:rsidR="00142131" w:rsidRPr="004C4796">
          <w:t xml:space="preserve"> nitrate or perchlorate</w:t>
        </w:r>
      </w:ins>
      <w:r w:rsidRPr="004C4796">
        <w:t xml:space="preserve"> salts</w:t>
      </w:r>
      <w:del w:id="665" w:author="Author">
        <w:r w:rsidRPr="004C4796" w:rsidDel="00142131">
          <w:delText xml:space="preserve"> (nitrate or perchlorate)</w:delText>
        </w:r>
      </w:del>
      <w:r w:rsidRPr="004C4796">
        <w:t>. The</w:t>
      </w:r>
      <w:ins w:id="666" w:author="Author">
        <w:r w:rsidR="00142131" w:rsidRPr="004C4796">
          <w:t xml:space="preserve"> acetamidinium salts</w:t>
        </w:r>
      </w:ins>
      <w:r w:rsidRPr="004C4796">
        <w:t xml:space="preserve"> </w:t>
      </w:r>
      <w:del w:id="667" w:author="Author">
        <w:r w:rsidRPr="004C4796" w:rsidDel="00142131">
          <w:delText xml:space="preserve">difference is the </w:delText>
        </w:r>
      </w:del>
      <w:ins w:id="668" w:author="Author">
        <w:r w:rsidR="00142131" w:rsidRPr="004C4796">
          <w:t xml:space="preserve">have </w:t>
        </w:r>
        <w:r w:rsidR="003016A3" w:rsidRPr="004C4796">
          <w:t xml:space="preserve">a </w:t>
        </w:r>
      </w:ins>
      <w:r w:rsidRPr="004C4796">
        <w:t>higher carbon content</w:t>
      </w:r>
      <w:ins w:id="669" w:author="Author">
        <w:del w:id="670" w:author="Author">
          <w:r w:rsidR="00142131" w:rsidRPr="004C4796" w:rsidDel="003016A3">
            <w:delText>s</w:delText>
          </w:r>
        </w:del>
      </w:ins>
      <w:r w:rsidRPr="004C4796">
        <w:t xml:space="preserve"> </w:t>
      </w:r>
      <w:ins w:id="671" w:author="Author">
        <w:r w:rsidR="00142131" w:rsidRPr="004C4796">
          <w:t>than</w:t>
        </w:r>
      </w:ins>
      <w:del w:id="672" w:author="Author">
        <w:r w:rsidRPr="004C4796" w:rsidDel="00142131">
          <w:delText>of acetamidinium salts compared to the</w:delText>
        </w:r>
      </w:del>
      <w:ins w:id="673" w:author="Author">
        <w:r w:rsidR="00142131" w:rsidRPr="004C4796">
          <w:t xml:space="preserve"> their </w:t>
        </w:r>
      </w:ins>
      <w:del w:id="674" w:author="Author">
        <w:r w:rsidRPr="004C4796" w:rsidDel="00142131">
          <w:delText xml:space="preserve"> analogous </w:delText>
        </w:r>
      </w:del>
      <w:r w:rsidRPr="004C4796">
        <w:t>guanidinium</w:t>
      </w:r>
      <w:ins w:id="675" w:author="Author">
        <w:r w:rsidR="00142131" w:rsidRPr="004C4796">
          <w:t xml:space="preserve"> analogs, as</w:t>
        </w:r>
      </w:ins>
      <w:del w:id="676" w:author="Author">
        <w:r w:rsidRPr="004C4796" w:rsidDel="00142131">
          <w:delText xml:space="preserve"> ones (replacement of</w:delText>
        </w:r>
      </w:del>
      <w:r w:rsidRPr="004C4796">
        <w:t xml:space="preserve"> </w:t>
      </w:r>
      <w:del w:id="677" w:author="Author">
        <w:r w:rsidRPr="004C4796" w:rsidDel="00142131">
          <w:delText>the</w:delText>
        </w:r>
      </w:del>
      <w:ins w:id="678" w:author="Author">
        <w:r w:rsidR="00142131" w:rsidRPr="004C4796">
          <w:t>an</w:t>
        </w:r>
      </w:ins>
      <w:r w:rsidRPr="004C4796">
        <w:t xml:space="preserve"> amino group in guanidine</w:t>
      </w:r>
      <w:del w:id="679" w:author="Author">
        <w:r w:rsidRPr="004C4796" w:rsidDel="00142131">
          <w:delText>s</w:delText>
        </w:r>
      </w:del>
      <w:ins w:id="680" w:author="Author">
        <w:r w:rsidR="00142131" w:rsidRPr="004C4796">
          <w:t xml:space="preserve"> is replaced </w:t>
        </w:r>
      </w:ins>
      <w:del w:id="681" w:author="Author">
        <w:r w:rsidRPr="004C4796" w:rsidDel="00142131">
          <w:delText xml:space="preserve"> </w:delText>
        </w:r>
      </w:del>
      <w:r w:rsidRPr="004C4796">
        <w:t>by a methyl</w:t>
      </w:r>
      <w:ins w:id="682" w:author="Author">
        <w:r w:rsidR="00142131" w:rsidRPr="004C4796">
          <w:t xml:space="preserve"> </w:t>
        </w:r>
      </w:ins>
      <w:r w:rsidRPr="004C4796">
        <w:t>group</w:t>
      </w:r>
      <w:del w:id="683" w:author="Author">
        <w:r w:rsidRPr="004C4796" w:rsidDel="00142131">
          <w:delText>)</w:delText>
        </w:r>
      </w:del>
      <w:ins w:id="684" w:author="Author">
        <w:r w:rsidR="00142131" w:rsidRPr="004C4796">
          <w:t xml:space="preserve"> in acetamidin</w:t>
        </w:r>
        <w:r w:rsidR="00B1288B" w:rsidRPr="004C4796">
          <w:t>e</w:t>
        </w:r>
      </w:ins>
      <w:r w:rsidRPr="004C4796">
        <w:t xml:space="preserve">. Nevertheless, acetamidinium salts </w:t>
      </w:r>
      <w:del w:id="685" w:author="Author">
        <w:r w:rsidRPr="004C4796" w:rsidDel="00142131">
          <w:delText xml:space="preserve">still </w:delText>
        </w:r>
      </w:del>
      <w:r w:rsidRPr="004C4796">
        <w:t xml:space="preserve">have a </w:t>
      </w:r>
      <w:commentRangeStart w:id="686"/>
      <w:r w:rsidRPr="004C4796">
        <w:t xml:space="preserve">relatively high nitrogen </w:t>
      </w:r>
      <w:commentRangeEnd w:id="686"/>
      <w:r w:rsidR="00142131" w:rsidRPr="004C4796">
        <w:rPr>
          <w:rStyle w:val="CommentReference"/>
          <w:rFonts w:cstheme="minorBidi"/>
          <w:w w:val="100"/>
        </w:rPr>
        <w:commentReference w:id="686"/>
      </w:r>
      <w:r w:rsidRPr="004C4796">
        <w:t>content. Compounds </w:t>
      </w:r>
      <w:r w:rsidRPr="004C4796">
        <w:rPr>
          <w:b/>
          <w:bCs/>
        </w:rPr>
        <w:t>6 </w:t>
      </w:r>
      <w:r w:rsidRPr="004C4796">
        <w:t>and </w:t>
      </w:r>
      <w:r w:rsidRPr="004C4796">
        <w:rPr>
          <w:b/>
          <w:bCs/>
        </w:rPr>
        <w:t>8</w:t>
      </w:r>
      <w:del w:id="687" w:author="Author">
        <w:r w:rsidRPr="004C4796" w:rsidDel="00142131">
          <w:rPr>
            <w:b/>
            <w:bCs/>
          </w:rPr>
          <w:delText> </w:delText>
        </w:r>
        <w:r w:rsidRPr="004C4796" w:rsidDel="00142131">
          <w:delText>have</w:delText>
        </w:r>
      </w:del>
      <w:ins w:id="688" w:author="Author">
        <w:r w:rsidR="00142131" w:rsidRPr="004C4796">
          <w:t xml:space="preserve"> exhibited</w:t>
        </w:r>
      </w:ins>
      <w:r w:rsidRPr="004C4796">
        <w:t xml:space="preserve"> acceptable decomposition temperatures</w:t>
      </w:r>
      <w:ins w:id="689" w:author="Author">
        <w:r w:rsidR="00142131" w:rsidRPr="004C4796">
          <w:t xml:space="preserve"> as determined by</w:t>
        </w:r>
      </w:ins>
      <w:r w:rsidRPr="004C4796">
        <w:t xml:space="preserve"> </w:t>
      </w:r>
      <w:ins w:id="690" w:author="Author">
        <w:r w:rsidR="00D70E05" w:rsidRPr="004C4796">
          <w:t>differential thermal analysis (</w:t>
        </w:r>
      </w:ins>
      <w:del w:id="691" w:author="Author">
        <w:r w:rsidRPr="004C4796" w:rsidDel="00142131">
          <w:delText>measured by differential thermal analysis (</w:delText>
        </w:r>
      </w:del>
      <w:r w:rsidRPr="004C4796">
        <w:t>DTA</w:t>
      </w:r>
      <w:ins w:id="692" w:author="Author">
        <w:r w:rsidR="00D70E05" w:rsidRPr="004C4796">
          <w:t>)</w:t>
        </w:r>
      </w:ins>
      <w:del w:id="693" w:author="Author">
        <w:r w:rsidRPr="004C4796" w:rsidDel="00142131">
          <w:delText>)</w:delText>
        </w:r>
      </w:del>
      <w:r w:rsidRPr="004C4796">
        <w:t>.</w:t>
      </w:r>
      <w:ins w:id="694" w:author="Author">
        <w:r w:rsidR="003B6476" w:rsidRPr="004C4796">
          <w:t xml:space="preserve"> The DTA thermograms from the compounds are shown in Fig. </w:t>
        </w:r>
        <w:r w:rsidR="003B6476" w:rsidRPr="004C4796">
          <w:rPr>
            <w:color w:val="642A8F"/>
          </w:rPr>
          <w:fldChar w:fldCharType="begin"/>
        </w:r>
        <w:r w:rsidR="003B6476" w:rsidRPr="004C4796">
          <w:rPr>
            <w:color w:val="642A8F"/>
          </w:rPr>
          <w:instrText xml:space="preserve"> HYPERLINK "https://www.ncbi.nlm.nih.gov/pmc/articles/PMC3275501/figure/F11/" \t "figure" </w:instrText>
        </w:r>
        <w:r w:rsidR="003B6476" w:rsidRPr="004C4796">
          <w:rPr>
            <w:color w:val="642A8F"/>
          </w:rPr>
          <w:fldChar w:fldCharType="separate"/>
        </w:r>
        <w:r w:rsidR="003B6476" w:rsidRPr="004C4796">
          <w:rPr>
            <w:color w:val="642A8F"/>
          </w:rPr>
          <w:t>​</w:t>
        </w:r>
        <w:r w:rsidR="003B6476" w:rsidRPr="004C4796">
          <w:rPr>
            <w:color w:val="8C3FC5"/>
          </w:rPr>
          <w:t>11</w:t>
        </w:r>
        <w:r w:rsidR="003B6476" w:rsidRPr="004C4796">
          <w:rPr>
            <w:color w:val="8C3FC5"/>
          </w:rPr>
          <w:fldChar w:fldCharType="end"/>
        </w:r>
        <w:r w:rsidR="003B6476" w:rsidRPr="004C4796">
          <w:t xml:space="preserve">. </w:t>
        </w:r>
      </w:ins>
      <w:del w:id="695" w:author="Author">
        <w:r w:rsidRPr="004C4796" w:rsidDel="003B6476">
          <w:delText xml:space="preserve"> </w:delText>
        </w:r>
      </w:del>
      <w:r w:rsidRPr="004C4796">
        <w:t>Both the nitrate </w:t>
      </w:r>
      <w:ins w:id="696" w:author="Author">
        <w:r w:rsidR="00142131" w:rsidRPr="004C4796">
          <w:t>(</w:t>
        </w:r>
      </w:ins>
      <w:r w:rsidRPr="004C4796">
        <w:rPr>
          <w:b/>
          <w:bCs/>
        </w:rPr>
        <w:t>2</w:t>
      </w:r>
      <w:ins w:id="697" w:author="Author">
        <w:r w:rsidR="00142131" w:rsidRPr="004C4796">
          <w:rPr>
            <w:bCs/>
          </w:rPr>
          <w:t>)</w:t>
        </w:r>
      </w:ins>
      <w:r w:rsidRPr="004C4796">
        <w:rPr>
          <w:b/>
          <w:bCs/>
        </w:rPr>
        <w:t> </w:t>
      </w:r>
      <w:r w:rsidRPr="004C4796">
        <w:t>and the perchlorate </w:t>
      </w:r>
      <w:ins w:id="698" w:author="Author">
        <w:r w:rsidR="00142131" w:rsidRPr="004C4796">
          <w:t>(</w:t>
        </w:r>
      </w:ins>
      <w:r w:rsidRPr="004C4796">
        <w:rPr>
          <w:b/>
          <w:bCs/>
        </w:rPr>
        <w:t>8</w:t>
      </w:r>
      <w:ins w:id="699" w:author="Author">
        <w:r w:rsidR="00142131" w:rsidRPr="004C4796">
          <w:rPr>
            <w:bCs/>
          </w:rPr>
          <w:t>)</w:t>
        </w:r>
      </w:ins>
      <w:r w:rsidRPr="004C4796">
        <w:rPr>
          <w:b/>
          <w:bCs/>
        </w:rPr>
        <w:t> </w:t>
      </w:r>
      <w:r w:rsidRPr="004C4796">
        <w:t>decompose</w:t>
      </w:r>
      <w:ins w:id="700" w:author="Author">
        <w:r w:rsidR="00142131" w:rsidRPr="004C4796">
          <w:t>d</w:t>
        </w:r>
      </w:ins>
      <w:r w:rsidRPr="004C4796">
        <w:t xml:space="preserve"> </w:t>
      </w:r>
      <w:ins w:id="701" w:author="Author">
        <w:r w:rsidR="00142131" w:rsidRPr="004C4796">
          <w:t>up</w:t>
        </w:r>
      </w:ins>
      <w:r w:rsidRPr="004C4796">
        <w:t xml:space="preserve">on melting. </w:t>
      </w:r>
      <w:del w:id="702" w:author="Author">
        <w:r w:rsidRPr="004C4796" w:rsidDel="00142131">
          <w:delText>Thus, t</w:delText>
        </w:r>
      </w:del>
      <w:ins w:id="703" w:author="Author">
        <w:r w:rsidR="00142131" w:rsidRPr="004C4796">
          <w:t>T</w:t>
        </w:r>
      </w:ins>
      <w:r w:rsidRPr="004C4796">
        <w:t>he decomposition temperatures of </w:t>
      </w:r>
      <w:r w:rsidRPr="004C4796">
        <w:rPr>
          <w:b/>
          <w:bCs/>
        </w:rPr>
        <w:t>2 </w:t>
      </w:r>
      <w:r w:rsidRPr="004C4796">
        <w:t>and </w:t>
      </w:r>
      <w:r w:rsidRPr="004C4796">
        <w:rPr>
          <w:b/>
          <w:bCs/>
        </w:rPr>
        <w:t>8 </w:t>
      </w:r>
      <w:ins w:id="704" w:author="Author">
        <w:r w:rsidR="00142131" w:rsidRPr="004C4796">
          <w:rPr>
            <w:bCs/>
          </w:rPr>
          <w:t>were</w:t>
        </w:r>
      </w:ins>
      <w:del w:id="705" w:author="Author">
        <w:r w:rsidRPr="004C4796" w:rsidDel="00142131">
          <w:delText>are considered as being</w:delText>
        </w:r>
      </w:del>
      <w:r w:rsidRPr="004C4796">
        <w:t xml:space="preserve"> 183</w:t>
      </w:r>
      <w:ins w:id="706" w:author="Author">
        <w:r w:rsidR="00521344" w:rsidRPr="004C4796">
          <w:t xml:space="preserve"> </w:t>
        </w:r>
      </w:ins>
      <w:del w:id="707" w:author="Author">
        <w:r w:rsidRPr="004C4796" w:rsidDel="00521344">
          <w:delText>°</w:delText>
        </w:r>
      </w:del>
      <w:ins w:id="708" w:author="Author">
        <w:r w:rsidR="00142131" w:rsidRPr="004C4796">
          <w:t>°</w:t>
        </w:r>
      </w:ins>
      <w:r w:rsidRPr="004C4796">
        <w:t>C and 248</w:t>
      </w:r>
      <w:ins w:id="709" w:author="Author">
        <w:r w:rsidR="00521344" w:rsidRPr="004C4796">
          <w:t xml:space="preserve"> </w:t>
        </w:r>
      </w:ins>
      <w:del w:id="710" w:author="Author">
        <w:r w:rsidRPr="004C4796" w:rsidDel="00521344">
          <w:delText>°</w:delText>
        </w:r>
      </w:del>
      <w:ins w:id="711" w:author="Author">
        <w:r w:rsidR="00142131" w:rsidRPr="004C4796">
          <w:t>°</w:t>
        </w:r>
      </w:ins>
      <w:r w:rsidRPr="004C4796">
        <w:t>C, respectively</w:t>
      </w:r>
      <w:ins w:id="712" w:author="Author">
        <w:r w:rsidR="003B6476" w:rsidRPr="004C4796">
          <w:t xml:space="preserve">. </w:t>
        </w:r>
      </w:ins>
      <w:del w:id="713" w:author="Author">
        <w:r w:rsidRPr="004C4796" w:rsidDel="003B6476">
          <w:delText xml:space="preserve"> (Fig</w:delText>
        </w:r>
        <w:r w:rsidRPr="004C4796" w:rsidDel="00142131">
          <w:delText>ure</w:delText>
        </w:r>
        <w:r w:rsidRPr="004C4796" w:rsidDel="003B6476">
          <w:delText> </w:delText>
        </w:r>
        <w:r w:rsidR="001802D5" w:rsidRPr="004C4796" w:rsidDel="003B6476">
          <w:rPr>
            <w:color w:val="642A8F"/>
          </w:rPr>
          <w:fldChar w:fldCharType="begin"/>
        </w:r>
        <w:r w:rsidR="001802D5" w:rsidRPr="004C4796" w:rsidDel="003B6476">
          <w:rPr>
            <w:color w:val="642A8F"/>
          </w:rPr>
          <w:delInstrText xml:space="preserve"> HYPERLINK "https://www.ncbi.nlm.nih.gov/pmc/articles/PMC3275501/figure/F11/" \t "figure" </w:delInstrText>
        </w:r>
        <w:r w:rsidR="001802D5" w:rsidRPr="004C4796" w:rsidDel="003B6476">
          <w:rPr>
            <w:color w:val="642A8F"/>
          </w:rPr>
          <w:fldChar w:fldCharType="separate"/>
        </w:r>
        <w:r w:rsidRPr="004C4796" w:rsidDel="003B6476">
          <w:rPr>
            <w:color w:val="642A8F"/>
          </w:rPr>
          <w:delText>​</w:delText>
        </w:r>
        <w:r w:rsidRPr="004C4796" w:rsidDel="003B6476">
          <w:rPr>
            <w:color w:val="8C3FC5"/>
          </w:rPr>
          <w:delText>11</w:delText>
        </w:r>
        <w:r w:rsidR="001802D5" w:rsidRPr="004C4796" w:rsidDel="003B6476">
          <w:rPr>
            <w:color w:val="8C3FC5"/>
          </w:rPr>
          <w:fldChar w:fldCharType="end"/>
        </w:r>
        <w:r w:rsidRPr="004C4796" w:rsidDel="003B6476">
          <w:delText xml:space="preserve">). </w:delText>
        </w:r>
      </w:del>
      <w:r w:rsidRPr="004C4796">
        <w:t>The maxima of</w:t>
      </w:r>
      <w:ins w:id="714" w:author="Author">
        <w:r w:rsidR="003B6476" w:rsidRPr="004C4796">
          <w:t xml:space="preserve"> the</w:t>
        </w:r>
      </w:ins>
      <w:r w:rsidRPr="004C4796">
        <w:t xml:space="preserve"> decomposition</w:t>
      </w:r>
      <w:ins w:id="715" w:author="Author">
        <w:r w:rsidR="003B6476" w:rsidRPr="004C4796">
          <w:t xml:space="preserve"> ranges </w:t>
        </w:r>
      </w:ins>
      <w:del w:id="716" w:author="Author">
        <w:r w:rsidRPr="004C4796" w:rsidDel="0069782E">
          <w:delText>s</w:delText>
        </w:r>
        <w:r w:rsidRPr="004C4796" w:rsidDel="003B6476">
          <w:delText xml:space="preserve"> </w:delText>
        </w:r>
      </w:del>
      <w:r w:rsidRPr="004C4796">
        <w:t>for </w:t>
      </w:r>
      <w:r w:rsidRPr="004C4796">
        <w:rPr>
          <w:b/>
          <w:bCs/>
        </w:rPr>
        <w:t>2 </w:t>
      </w:r>
      <w:r w:rsidRPr="004C4796">
        <w:t>and </w:t>
      </w:r>
      <w:r w:rsidRPr="004C4796">
        <w:rPr>
          <w:b/>
          <w:bCs/>
        </w:rPr>
        <w:t>8 </w:t>
      </w:r>
      <w:ins w:id="717" w:author="Author">
        <w:r w:rsidR="0069782E" w:rsidRPr="004C4796">
          <w:rPr>
            <w:bCs/>
          </w:rPr>
          <w:t>were</w:t>
        </w:r>
      </w:ins>
      <w:del w:id="718" w:author="Author">
        <w:r w:rsidRPr="004C4796" w:rsidDel="0069782E">
          <w:delText>are</w:delText>
        </w:r>
      </w:del>
      <w:r w:rsidRPr="004C4796">
        <w:t xml:space="preserve"> 255</w:t>
      </w:r>
      <w:ins w:id="719" w:author="Author">
        <w:r w:rsidR="00521344" w:rsidRPr="004C4796">
          <w:t xml:space="preserve"> </w:t>
        </w:r>
      </w:ins>
      <w:del w:id="720" w:author="Author">
        <w:r w:rsidRPr="004C4796" w:rsidDel="00521344">
          <w:delText>°</w:delText>
        </w:r>
      </w:del>
      <w:ins w:id="721" w:author="Author">
        <w:r w:rsidR="00521344" w:rsidRPr="004C4796">
          <w:t>°</w:t>
        </w:r>
      </w:ins>
      <w:r w:rsidRPr="004C4796">
        <w:t>C and 390</w:t>
      </w:r>
      <w:ins w:id="722" w:author="Author">
        <w:r w:rsidR="00521344" w:rsidRPr="004C4796">
          <w:t xml:space="preserve"> </w:t>
        </w:r>
      </w:ins>
      <w:del w:id="723" w:author="Author">
        <w:r w:rsidRPr="004C4796" w:rsidDel="00521344">
          <w:delText>°</w:delText>
        </w:r>
      </w:del>
      <w:ins w:id="724" w:author="Author">
        <w:r w:rsidR="00521344" w:rsidRPr="004C4796">
          <w:t>°</w:t>
        </w:r>
      </w:ins>
      <w:r w:rsidRPr="004C4796">
        <w:t xml:space="preserve">C, respectively. </w:t>
      </w:r>
      <w:del w:id="725" w:author="Author">
        <w:r w:rsidRPr="004C4796" w:rsidDel="00884169">
          <w:delText>For</w:delText>
        </w:r>
      </w:del>
      <w:ins w:id="726" w:author="Author">
        <w:r w:rsidR="00884169" w:rsidRPr="004C4796">
          <w:t>In</w:t>
        </w:r>
      </w:ins>
      <w:r w:rsidRPr="004C4796">
        <w:t xml:space="preserve"> comparison, </w:t>
      </w:r>
      <w:ins w:id="727" w:author="Author">
        <w:r w:rsidR="003B6476" w:rsidRPr="004C4796">
          <w:t xml:space="preserve">decomposition of </w:t>
        </w:r>
      </w:ins>
      <w:r w:rsidRPr="004C4796">
        <w:t>guanidinium nitrate</w:t>
      </w:r>
      <w:ins w:id="728" w:author="Author">
        <w:r w:rsidR="00884169" w:rsidRPr="004C4796">
          <w:t xml:space="preserve"> on the</w:t>
        </w:r>
        <w:r w:rsidR="003B6476" w:rsidRPr="004C4796">
          <w:t xml:space="preserve"> same thermal stability device</w:t>
        </w:r>
      </w:ins>
      <w:r w:rsidRPr="004C4796">
        <w:t xml:space="preserve"> start</w:t>
      </w:r>
      <w:ins w:id="729" w:author="Author">
        <w:r w:rsidR="003B6476" w:rsidRPr="004C4796">
          <w:t>ed</w:t>
        </w:r>
      </w:ins>
      <w:del w:id="730" w:author="Author">
        <w:r w:rsidRPr="004C4796" w:rsidDel="003B6476">
          <w:delText>s to decompose</w:delText>
        </w:r>
      </w:del>
      <w:r w:rsidRPr="004C4796">
        <w:t xml:space="preserve"> at 270</w:t>
      </w:r>
      <w:ins w:id="731" w:author="Author">
        <w:r w:rsidR="00521344" w:rsidRPr="004C4796">
          <w:t xml:space="preserve"> </w:t>
        </w:r>
      </w:ins>
      <w:del w:id="732" w:author="Author">
        <w:r w:rsidRPr="004C4796" w:rsidDel="00521344">
          <w:delText>°</w:delText>
        </w:r>
      </w:del>
      <w:ins w:id="733" w:author="Author">
        <w:r w:rsidR="003B6476" w:rsidRPr="004C4796">
          <w:t>°</w:t>
        </w:r>
      </w:ins>
      <w:r w:rsidRPr="004C4796">
        <w:t>C</w:t>
      </w:r>
      <w:ins w:id="734" w:author="Author">
        <w:r w:rsidR="003B6476" w:rsidRPr="004C4796">
          <w:t xml:space="preserve">, </w:t>
        </w:r>
      </w:ins>
      <w:del w:id="735" w:author="Author">
        <w:r w:rsidRPr="004C4796" w:rsidDel="003B6476">
          <w:delText xml:space="preserve"> </w:delText>
        </w:r>
      </w:del>
      <w:r w:rsidRPr="004C4796">
        <w:t>and guanidinium perchlorate</w:t>
      </w:r>
      <w:ins w:id="736" w:author="Author">
        <w:r w:rsidR="003B6476" w:rsidRPr="004C4796">
          <w:t xml:space="preserve"> started to decompose</w:t>
        </w:r>
      </w:ins>
      <w:r w:rsidRPr="004C4796">
        <w:t xml:space="preserve"> at 350</w:t>
      </w:r>
      <w:ins w:id="737" w:author="Author">
        <w:r w:rsidR="00521344" w:rsidRPr="004C4796">
          <w:t xml:space="preserve"> </w:t>
        </w:r>
      </w:ins>
      <w:del w:id="738" w:author="Author">
        <w:r w:rsidRPr="004C4796" w:rsidDel="00521344">
          <w:delText>°</w:delText>
        </w:r>
      </w:del>
      <w:ins w:id="739" w:author="Author">
        <w:r w:rsidR="003B6476" w:rsidRPr="004C4796">
          <w:t>°</w:t>
        </w:r>
      </w:ins>
      <w:r w:rsidRPr="004C4796">
        <w:t>C</w:t>
      </w:r>
      <w:del w:id="740" w:author="Author">
        <w:r w:rsidRPr="004C4796" w:rsidDel="003B6476">
          <w:delText>, using the same thermal stability device</w:delText>
        </w:r>
      </w:del>
      <w:r w:rsidRPr="004C4796">
        <w:t>.</w:t>
      </w:r>
    </w:p>
    <w:p w14:paraId="662BD01E" w14:textId="71B8CB3E" w:rsidR="00300D68" w:rsidRPr="004C4796" w:rsidRDefault="00300D68" w:rsidP="00300D68">
      <w:pPr>
        <w:pStyle w:val="RSCB04AHeadingSection"/>
      </w:pPr>
      <w:commentRangeStart w:id="741"/>
      <w:r w:rsidRPr="004C4796">
        <w:t>Conclusions</w:t>
      </w:r>
    </w:p>
    <w:p w14:paraId="7BA0961E" w14:textId="443212B9" w:rsidR="00FA2DA2" w:rsidRPr="004C4796" w:rsidRDefault="00300D68" w:rsidP="00E61949">
      <w:pPr>
        <w:pStyle w:val="RSCB02ArticleText"/>
      </w:pPr>
      <w:r w:rsidRPr="004C4796">
        <w:t xml:space="preserve">Acetamidinium salts were </w:t>
      </w:r>
      <w:r w:rsidR="007C0900" w:rsidRPr="004C4796">
        <w:t>synthesized</w:t>
      </w:r>
      <w:r w:rsidRPr="004C4796">
        <w:t xml:space="preserve"> and </w:t>
      </w:r>
      <w:r w:rsidR="007C0900" w:rsidRPr="004C4796">
        <w:t>characterized</w:t>
      </w:r>
      <w:r w:rsidRPr="004C4796">
        <w:t xml:space="preserve"> by elemental analysis, electrospray mass spectrometry, </w:t>
      </w:r>
      <w:ins w:id="742" w:author="Author">
        <w:r w:rsidR="00884169" w:rsidRPr="004C4796">
          <w:t xml:space="preserve">and </w:t>
        </w:r>
      </w:ins>
      <w:r w:rsidRPr="004C4796">
        <w:t>NMR</w:t>
      </w:r>
      <w:ins w:id="743" w:author="Author">
        <w:r w:rsidR="00884169" w:rsidRPr="004C4796">
          <w:t>. The</w:t>
        </w:r>
      </w:ins>
      <w:del w:id="744" w:author="Author">
        <w:r w:rsidRPr="004C4796" w:rsidDel="00884169">
          <w:delText xml:space="preserve"> and, in the case of</w:delText>
        </w:r>
      </w:del>
      <w:r w:rsidRPr="004C4796">
        <w:t xml:space="preserve"> energetic salts</w:t>
      </w:r>
      <w:ins w:id="745" w:author="Author">
        <w:r w:rsidR="00884169" w:rsidRPr="004C4796">
          <w:t xml:space="preserve"> were also examined</w:t>
        </w:r>
      </w:ins>
      <w:del w:id="746" w:author="Author">
        <w:r w:rsidRPr="004C4796" w:rsidDel="00884169">
          <w:delText>,</w:delText>
        </w:r>
      </w:del>
      <w:r w:rsidRPr="004C4796">
        <w:t xml:space="preserve"> </w:t>
      </w:r>
      <w:del w:id="747" w:author="Author">
        <w:r w:rsidRPr="004C4796" w:rsidDel="00884169">
          <w:delText>by</w:delText>
        </w:r>
      </w:del>
      <w:ins w:id="748" w:author="Author">
        <w:r w:rsidR="00884169" w:rsidRPr="004C4796">
          <w:t>with</w:t>
        </w:r>
      </w:ins>
      <w:r w:rsidRPr="004C4796">
        <w:t xml:space="preserve"> DTA. The structures of</w:t>
      </w:r>
      <w:ins w:id="749" w:author="Author">
        <w:r w:rsidR="00884169" w:rsidRPr="004C4796">
          <w:t xml:space="preserve"> several</w:t>
        </w:r>
      </w:ins>
      <w:r w:rsidRPr="004C4796">
        <w:t xml:space="preserve"> previously unknown acetamidines </w:t>
      </w:r>
      <w:del w:id="750" w:author="Author">
        <w:r w:rsidRPr="004C4796" w:rsidDel="00884169">
          <w:delText>have been</w:delText>
        </w:r>
      </w:del>
      <w:ins w:id="751" w:author="Author">
        <w:r w:rsidR="00884169" w:rsidRPr="004C4796">
          <w:t>were identified</w:t>
        </w:r>
      </w:ins>
      <w:del w:id="752" w:author="Author">
        <w:r w:rsidRPr="004C4796" w:rsidDel="00884169">
          <w:delText xml:space="preserve"> proved by X-ray diffraction</w:delText>
        </w:r>
      </w:del>
      <w:ins w:id="753" w:author="Author">
        <w:r w:rsidR="00884169" w:rsidRPr="004C4796">
          <w:t xml:space="preserve"> by XRD</w:t>
        </w:r>
      </w:ins>
      <w:r w:rsidRPr="004C4796">
        <w:t xml:space="preserve"> analysis. Hygroscopicities</w:t>
      </w:r>
      <w:ins w:id="754" w:author="Author">
        <w:r w:rsidR="00884169" w:rsidRPr="004C4796">
          <w:t xml:space="preserve"> of eight acetamidinium salts were determined at 90% humidity</w:t>
        </w:r>
      </w:ins>
      <w:del w:id="755" w:author="Author">
        <w:r w:rsidRPr="004C4796" w:rsidDel="00884169">
          <w:delText xml:space="preserve"> in 90% humidity of eight acetamidinium salts have been evaluated</w:delText>
        </w:r>
      </w:del>
      <w:r w:rsidRPr="004C4796">
        <w:t>. The</w:t>
      </w:r>
      <w:ins w:id="756" w:author="Author">
        <w:r w:rsidR="00884169" w:rsidRPr="004C4796">
          <w:t xml:space="preserve"> results of the </w:t>
        </w:r>
      </w:ins>
      <w:del w:id="757" w:author="Author">
        <w:r w:rsidRPr="004C4796" w:rsidDel="00884169">
          <w:delText xml:space="preserve"> different values of </w:delText>
        </w:r>
      </w:del>
      <w:r w:rsidRPr="004C4796">
        <w:t>hygroscopicity</w:t>
      </w:r>
      <w:ins w:id="758" w:author="Author">
        <w:r w:rsidR="00884169" w:rsidRPr="004C4796">
          <w:t xml:space="preserve"> analysis were</w:t>
        </w:r>
      </w:ins>
      <w:r w:rsidRPr="004C4796">
        <w:t xml:space="preserve"> </w:t>
      </w:r>
      <w:del w:id="759" w:author="Author">
        <w:r w:rsidRPr="004C4796" w:rsidDel="00886E08">
          <w:delText xml:space="preserve">are </w:delText>
        </w:r>
      </w:del>
      <w:r w:rsidRPr="004C4796">
        <w:t>corroborated by the structur</w:t>
      </w:r>
      <w:del w:id="760" w:author="Author">
        <w:r w:rsidRPr="004C4796" w:rsidDel="00886E08">
          <w:delText>es</w:delText>
        </w:r>
      </w:del>
      <w:ins w:id="761" w:author="Author">
        <w:r w:rsidR="00886E08" w:rsidRPr="004C4796">
          <w:t>al</w:t>
        </w:r>
      </w:ins>
      <w:r w:rsidRPr="004C4796">
        <w:t xml:space="preserve"> determin</w:t>
      </w:r>
      <w:del w:id="762" w:author="Author">
        <w:r w:rsidRPr="004C4796" w:rsidDel="00886E08">
          <w:delText>ed</w:delText>
        </w:r>
      </w:del>
      <w:ins w:id="763" w:author="Author">
        <w:r w:rsidR="00886E08" w:rsidRPr="004C4796">
          <w:t xml:space="preserve">ations performed </w:t>
        </w:r>
      </w:ins>
      <w:del w:id="764" w:author="Author">
        <w:r w:rsidRPr="004C4796" w:rsidDel="00886E08">
          <w:delText xml:space="preserve"> </w:delText>
        </w:r>
      </w:del>
      <w:r w:rsidRPr="004C4796">
        <w:t>by X</w:t>
      </w:r>
      <w:ins w:id="765" w:author="Author">
        <w:r w:rsidR="00886E08" w:rsidRPr="004C4796">
          <w:t>RD</w:t>
        </w:r>
      </w:ins>
      <w:del w:id="766" w:author="Author">
        <w:r w:rsidRPr="004C4796" w:rsidDel="00886E08">
          <w:delText>-ray analysis:</w:delText>
        </w:r>
      </w:del>
      <w:ins w:id="767" w:author="Author">
        <w:r w:rsidR="00886E08" w:rsidRPr="004C4796">
          <w:t>.</w:t>
        </w:r>
      </w:ins>
      <w:r w:rsidRPr="004C4796">
        <w:t xml:space="preserve"> </w:t>
      </w:r>
      <w:ins w:id="768" w:author="Author">
        <w:r w:rsidR="00886E08" w:rsidRPr="004C4796">
          <w:t xml:space="preserve">The </w:t>
        </w:r>
      </w:ins>
      <w:r w:rsidRPr="004C4796">
        <w:t xml:space="preserve">acetamidinium salts with 2D layered structures </w:t>
      </w:r>
      <w:ins w:id="769" w:author="Author">
        <w:r w:rsidR="00886E08" w:rsidRPr="004C4796">
          <w:t>were</w:t>
        </w:r>
      </w:ins>
      <w:del w:id="770" w:author="Author">
        <w:r w:rsidRPr="004C4796" w:rsidDel="00886E08">
          <w:delText>are</w:delText>
        </w:r>
      </w:del>
      <w:r w:rsidRPr="004C4796">
        <w:t xml:space="preserve"> not hygroscopic</w:t>
      </w:r>
      <w:ins w:id="771" w:author="Author">
        <w:r w:rsidR="00886E08" w:rsidRPr="004C4796">
          <w:t>,</w:t>
        </w:r>
      </w:ins>
      <w:r w:rsidRPr="004C4796">
        <w:t xml:space="preserve"> while</w:t>
      </w:r>
      <w:ins w:id="772" w:author="Author">
        <w:r w:rsidR="00886E08" w:rsidRPr="004C4796">
          <w:t xml:space="preserve"> the</w:t>
        </w:r>
      </w:ins>
      <w:r w:rsidRPr="004C4796">
        <w:t xml:space="preserve"> acetamidinium salts with 3D layered structures </w:t>
      </w:r>
      <w:ins w:id="773" w:author="Author">
        <w:r w:rsidR="00886E08" w:rsidRPr="004C4796">
          <w:t>were highly</w:t>
        </w:r>
      </w:ins>
      <w:del w:id="774" w:author="Author">
        <w:r w:rsidRPr="004C4796" w:rsidDel="00886E08">
          <w:delText>are quite</w:delText>
        </w:r>
      </w:del>
      <w:r w:rsidRPr="004C4796">
        <w:t xml:space="preserve"> hygroscopic.</w:t>
      </w:r>
      <w:bookmarkEnd w:id="617"/>
      <w:commentRangeEnd w:id="741"/>
      <w:r w:rsidR="00886E08" w:rsidRPr="004C4796">
        <w:rPr>
          <w:rStyle w:val="CommentReference"/>
          <w:rFonts w:cstheme="minorBidi"/>
          <w:w w:val="100"/>
        </w:rPr>
        <w:commentReference w:id="741"/>
      </w:r>
    </w:p>
    <w:p w14:paraId="5AABEC8A" w14:textId="77777777" w:rsidR="00C9557D" w:rsidRPr="004C4796" w:rsidRDefault="00C9557D" w:rsidP="00C9557D">
      <w:pPr>
        <w:pStyle w:val="RSCB04AHeadingSection"/>
      </w:pPr>
      <w:r w:rsidRPr="004C4796">
        <w:t>Conflict</w:t>
      </w:r>
      <w:r w:rsidR="00F05C18" w:rsidRPr="004C4796">
        <w:t>s</w:t>
      </w:r>
      <w:r w:rsidRPr="004C4796">
        <w:t xml:space="preserve"> of interest</w:t>
      </w:r>
    </w:p>
    <w:p w14:paraId="265CCE32" w14:textId="5AA18FC9" w:rsidR="00A05364" w:rsidRPr="004C4796" w:rsidRDefault="00A05364" w:rsidP="00A05364">
      <w:pPr>
        <w:rPr>
          <w:rFonts w:cs="Times New Roman"/>
          <w:w w:val="108"/>
          <w:sz w:val="18"/>
          <w:szCs w:val="18"/>
        </w:rPr>
      </w:pPr>
      <w:r w:rsidRPr="004C4796">
        <w:rPr>
          <w:rFonts w:cs="Times New Roman"/>
          <w:w w:val="108"/>
          <w:sz w:val="18"/>
          <w:szCs w:val="18"/>
        </w:rPr>
        <w:t xml:space="preserve">In accordance with our policy on </w:t>
      </w:r>
      <w:hyperlink r:id="rId49" w:anchor="code-of-conduct" w:history="1">
        <w:r w:rsidRPr="004C4796">
          <w:rPr>
            <w:rStyle w:val="Hyperlink"/>
            <w:rFonts w:cs="Times New Roman"/>
            <w:w w:val="108"/>
            <w:sz w:val="18"/>
            <w:szCs w:val="18"/>
          </w:rPr>
          <w:t>Conflicts of interest</w:t>
        </w:r>
      </w:hyperlink>
      <w:r w:rsidRPr="004C4796">
        <w:rPr>
          <w:rFonts w:cs="Times New Roman"/>
          <w:w w:val="108"/>
          <w:sz w:val="18"/>
          <w:szCs w:val="18"/>
        </w:rPr>
        <w:t xml:space="preserve"> please ensure that a conflicts of interest statement is included in your manuscript here. </w:t>
      </w:r>
      <w:del w:id="775" w:author="Author">
        <w:r w:rsidRPr="004C4796" w:rsidDel="00CD7B84">
          <w:rPr>
            <w:rFonts w:cs="Times New Roman"/>
            <w:w w:val="108"/>
            <w:sz w:val="18"/>
            <w:szCs w:val="18"/>
          </w:rPr>
          <w:delText xml:space="preserve"> </w:delText>
        </w:r>
      </w:del>
      <w:r w:rsidRPr="004C4796">
        <w:rPr>
          <w:rFonts w:cs="Times New Roman"/>
          <w:w w:val="108"/>
          <w:sz w:val="18"/>
          <w:szCs w:val="18"/>
        </w:rPr>
        <w:t>Please note that this statement is required for all submitted manuscripts.</w:t>
      </w:r>
      <w:del w:id="776" w:author="Author">
        <w:r w:rsidRPr="004C4796" w:rsidDel="00CD7B84">
          <w:rPr>
            <w:rFonts w:cs="Times New Roman"/>
            <w:w w:val="108"/>
            <w:sz w:val="18"/>
            <w:szCs w:val="18"/>
          </w:rPr>
          <w:delText> </w:delText>
        </w:r>
      </w:del>
      <w:r w:rsidRPr="004C4796">
        <w:rPr>
          <w:rFonts w:cs="Times New Roman"/>
          <w:w w:val="108"/>
          <w:sz w:val="18"/>
          <w:szCs w:val="18"/>
        </w:rPr>
        <w:t xml:space="preserve"> If no conflicts exist, please state that “There are no conflicts to declare”.</w:t>
      </w:r>
    </w:p>
    <w:p w14:paraId="515F1414" w14:textId="77777777" w:rsidR="00FA2DA2" w:rsidRPr="004C4796" w:rsidRDefault="00FA2DA2" w:rsidP="00FA2DA2">
      <w:pPr>
        <w:pStyle w:val="RSCB04AHeadingSection"/>
      </w:pPr>
      <w:r w:rsidRPr="004C4796">
        <w:t>Acknowledgements</w:t>
      </w:r>
    </w:p>
    <w:p w14:paraId="47921AC8" w14:textId="77777777" w:rsidR="00FA2DA2" w:rsidRPr="004C4796" w:rsidRDefault="00FA2DA2" w:rsidP="00FA2DA2">
      <w:pPr>
        <w:pStyle w:val="RSCB02ArticleText"/>
      </w:pPr>
      <w:r w:rsidRPr="004C4796">
        <w:t xml:space="preserve">The acknowledgements come at the end of an article after the conclusions and before the notes and references. </w:t>
      </w:r>
    </w:p>
    <w:p w14:paraId="4B1A4A7D" w14:textId="77777777" w:rsidR="00D010E8" w:rsidRPr="004C4796" w:rsidRDefault="00E61949" w:rsidP="00EF6BD4">
      <w:pPr>
        <w:pStyle w:val="RSCB04AHeadingSection"/>
      </w:pPr>
      <w:r w:rsidRPr="004C4796">
        <w:t>Notes and references</w:t>
      </w:r>
    </w:p>
    <w:p w14:paraId="4AA88376" w14:textId="77777777" w:rsidR="00EB5C28" w:rsidRPr="004C4796" w:rsidRDefault="00D010E8" w:rsidP="00241ACD">
      <w:pPr>
        <w:pStyle w:val="RSCF02FootnotestoTitleAuthors"/>
        <w:spacing w:line="200" w:lineRule="exact"/>
        <w:rPr>
          <w:b/>
          <w:sz w:val="18"/>
          <w:szCs w:val="18"/>
        </w:rPr>
      </w:pPr>
      <w:r w:rsidRPr="004C4796">
        <w:rPr>
          <w:sz w:val="18"/>
          <w:szCs w:val="18"/>
        </w:rPr>
        <w:t>‡</w:t>
      </w:r>
      <w:r w:rsidR="00D216BC" w:rsidRPr="004C4796">
        <w:rPr>
          <w:sz w:val="18"/>
          <w:szCs w:val="18"/>
        </w:rPr>
        <w:t xml:space="preserve"> </w:t>
      </w:r>
      <w:r w:rsidR="00AD5483" w:rsidRPr="004C4796">
        <w:rPr>
          <w:sz w:val="18"/>
          <w:szCs w:val="18"/>
        </w:rPr>
        <w:t>Footnotes relating to the main text should appear here. These might include comments relevant to but not central to the matter under discussion, limited experimental and spectral data, and crystallographic data.</w:t>
      </w:r>
    </w:p>
    <w:p w14:paraId="3DC82ED8" w14:textId="77777777" w:rsidR="002A5421" w:rsidRPr="004C4796" w:rsidRDefault="002A5421" w:rsidP="00241ACD">
      <w:pPr>
        <w:pStyle w:val="RSCF02FootnotestoTitleAuthors"/>
        <w:spacing w:line="200" w:lineRule="exact"/>
        <w:rPr>
          <w:sz w:val="18"/>
          <w:szCs w:val="18"/>
        </w:rPr>
      </w:pPr>
      <w:r w:rsidRPr="004C4796">
        <w:rPr>
          <w:sz w:val="18"/>
          <w:szCs w:val="18"/>
        </w:rPr>
        <w:t>§</w:t>
      </w:r>
    </w:p>
    <w:p w14:paraId="43B9DA4D" w14:textId="168E4F41" w:rsidR="002A5421" w:rsidRPr="004C4796" w:rsidRDefault="002A5421" w:rsidP="00241ACD">
      <w:pPr>
        <w:pStyle w:val="RSCF02FootnotestoTitleAuthors"/>
        <w:spacing w:line="200" w:lineRule="exact"/>
        <w:rPr>
          <w:sz w:val="18"/>
          <w:szCs w:val="18"/>
        </w:rPr>
      </w:pPr>
      <w:r w:rsidRPr="004C4796">
        <w:rPr>
          <w:sz w:val="18"/>
          <w:szCs w:val="18"/>
        </w:rPr>
        <w:t>§§</w:t>
      </w:r>
    </w:p>
    <w:p w14:paraId="4BF8A0E7" w14:textId="77777777" w:rsidR="002A5421" w:rsidRPr="004C4796" w:rsidRDefault="002A5421" w:rsidP="00241ACD">
      <w:pPr>
        <w:pStyle w:val="RSCF02FootnotestoTitleAuthors"/>
        <w:spacing w:line="200" w:lineRule="exact"/>
        <w:rPr>
          <w:sz w:val="18"/>
          <w:szCs w:val="18"/>
        </w:rPr>
      </w:pPr>
      <w:r w:rsidRPr="004C4796">
        <w:rPr>
          <w:sz w:val="18"/>
          <w:szCs w:val="18"/>
        </w:rPr>
        <w:t>etc.</w:t>
      </w:r>
    </w:p>
    <w:p w14:paraId="1C418B19" w14:textId="77777777" w:rsidR="00E61949" w:rsidRPr="004C4796" w:rsidRDefault="00E61949" w:rsidP="00CF5F1A">
      <w:pPr>
        <w:pStyle w:val="RSCR02References"/>
      </w:pPr>
      <w:r w:rsidRPr="004C4796">
        <w:t xml:space="preserve">Citations </w:t>
      </w:r>
      <w:r w:rsidR="00EB5BA2" w:rsidRPr="004C4796">
        <w:t xml:space="preserve">should appear </w:t>
      </w:r>
      <w:r w:rsidRPr="004C4796">
        <w:t xml:space="preserve">here in the format A. Name, B. Name and C. Name, </w:t>
      </w:r>
      <w:r w:rsidRPr="004C4796">
        <w:rPr>
          <w:i/>
        </w:rPr>
        <w:t>Journal Title</w:t>
      </w:r>
      <w:r w:rsidRPr="004C4796">
        <w:t xml:space="preserve">, 2000, </w:t>
      </w:r>
      <w:r w:rsidRPr="004C4796">
        <w:rPr>
          <w:b/>
        </w:rPr>
        <w:t>35</w:t>
      </w:r>
      <w:r w:rsidRPr="004C4796">
        <w:t xml:space="preserve">, 3523; A. Name, B. Name and C. Name, </w:t>
      </w:r>
      <w:r w:rsidRPr="004C4796">
        <w:rPr>
          <w:i/>
        </w:rPr>
        <w:t>Journal Title</w:t>
      </w:r>
      <w:r w:rsidRPr="004C4796">
        <w:t xml:space="preserve">, 2000, </w:t>
      </w:r>
      <w:r w:rsidRPr="004C4796">
        <w:rPr>
          <w:b/>
        </w:rPr>
        <w:t>35</w:t>
      </w:r>
      <w:r w:rsidRPr="004C4796">
        <w:t>, 3523.</w:t>
      </w:r>
    </w:p>
    <w:p w14:paraId="1981F502" w14:textId="77777777" w:rsidR="00F157DD" w:rsidRPr="004C4796" w:rsidRDefault="000D5891" w:rsidP="00F157DD">
      <w:pPr>
        <w:pStyle w:val="RSCR02References"/>
      </w:pPr>
      <w:r w:rsidRPr="004C4796">
        <w:t>…</w:t>
      </w:r>
    </w:p>
    <w:sectPr w:rsidR="00F157DD" w:rsidRPr="004C4796" w:rsidSect="00514CBA">
      <w:type w:val="continuous"/>
      <w:pgSz w:w="11907" w:h="16840" w:code="9"/>
      <w:pgMar w:top="1009" w:right="851" w:bottom="1758" w:left="851" w:header="851" w:footer="1049" w:gutter="0"/>
      <w:cols w:num="2" w:space="227"/>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uthor" w:initials="A">
    <w:p w14:paraId="436F9A64" w14:textId="79C8BFFA" w:rsidR="002F5A40" w:rsidRDefault="002F5A40">
      <w:pPr>
        <w:pStyle w:val="CommentText"/>
      </w:pPr>
      <w:r>
        <w:rPr>
          <w:rStyle w:val="CommentReference"/>
        </w:rPr>
        <w:annotationRef/>
      </w:r>
      <w:r w:rsidRPr="004C4796">
        <w:t xml:space="preserve">The manuscript has been formatted using the RSC template available on the Chemical Science website: </w:t>
      </w:r>
      <w:hyperlink r:id="rId1" w:history="1">
        <w:r w:rsidRPr="004C4796">
          <w:rPr>
            <w:rStyle w:val="Hyperlink"/>
          </w:rPr>
          <w:t>http://www.rsc.org/journals-books-databases/journal-authors-reviewers/author-tools-services/</w:t>
        </w:r>
      </w:hyperlink>
      <w:r w:rsidRPr="004C4796">
        <w:t xml:space="preserve">. </w:t>
      </w:r>
    </w:p>
  </w:comment>
  <w:comment w:id="3" w:author="Author" w:initials="A">
    <w:p w14:paraId="3E0239C1" w14:textId="5A71221D" w:rsidR="002F5A40" w:rsidRDefault="002F5A40">
      <w:pPr>
        <w:pStyle w:val="CommentText"/>
      </w:pPr>
      <w:r>
        <w:rPr>
          <w:rStyle w:val="CommentReference"/>
        </w:rPr>
        <w:annotationRef/>
      </w:r>
      <w:r w:rsidRPr="004C4796">
        <w:t>The families of compounds synthesized with acetamidines are detailed below in the Introduction. They need not be listed in the Abstract, which the journal indicates should be a brief and concise summary of the main objectives and results of the work.</w:t>
      </w:r>
    </w:p>
  </w:comment>
  <w:comment w:id="30" w:author="Author" w:initials="A">
    <w:p w14:paraId="3D96E305" w14:textId="679E9953" w:rsidR="002F5A40" w:rsidRDefault="002F5A40">
      <w:pPr>
        <w:pStyle w:val="CommentText"/>
      </w:pPr>
      <w:r>
        <w:rPr>
          <w:rStyle w:val="CommentReference"/>
        </w:rPr>
        <w:annotationRef/>
      </w:r>
      <w:r w:rsidRPr="004C4796">
        <w:t>Elemental analysis and mass spectrometry are included here, but there are no such results in the text. Please address this either by removing mention of these techniques in the Abstract or adding data and discussion to the Results and Discussion section.</w:t>
      </w:r>
    </w:p>
  </w:comment>
  <w:comment w:id="41" w:author="Author" w:initials="A">
    <w:p w14:paraId="251D6EF2" w14:textId="393C1140" w:rsidR="002F5A40" w:rsidRDefault="002F5A40">
      <w:pPr>
        <w:pStyle w:val="CommentText"/>
      </w:pPr>
      <w:r>
        <w:rPr>
          <w:rStyle w:val="CommentReference"/>
        </w:rPr>
        <w:annotationRef/>
      </w:r>
      <w:r w:rsidRPr="004C4796">
        <w:t>‘Determined’ is a more accurate term when describing the results of an analysis. The structures themselves were established by the starting materials and reaction conditions, whereas XRD was used to analyze them.</w:t>
      </w:r>
    </w:p>
  </w:comment>
  <w:comment w:id="89" w:author="Author" w:initials="A">
    <w:p w14:paraId="1BB0F07F" w14:textId="77777777" w:rsidR="002F5A40" w:rsidRPr="004C4796" w:rsidRDefault="002F5A40">
      <w:pPr>
        <w:pStyle w:val="CommentText"/>
      </w:pPr>
      <w:r>
        <w:rPr>
          <w:rStyle w:val="CommentReference"/>
        </w:rPr>
        <w:annotationRef/>
      </w:r>
      <w:r w:rsidRPr="004C4796">
        <w:t>I have added ‘energetic compounds’ to this sentence. This is so that a sentence can be added to provide examples of biochemically active compounds. You list specific instances of energetic materials, so adding a bit of detail about biochemically active compounds would lend the paragraph additional consistency and improve the flow of logic.</w:t>
      </w:r>
    </w:p>
    <w:p w14:paraId="1E3E4D08" w14:textId="77777777" w:rsidR="002F5A40" w:rsidRPr="004C4796" w:rsidRDefault="002F5A40">
      <w:pPr>
        <w:pStyle w:val="CommentText"/>
      </w:pPr>
    </w:p>
    <w:p w14:paraId="64E8D3CE" w14:textId="0808DB08" w:rsidR="002F5A40" w:rsidRDefault="002F5A40">
      <w:pPr>
        <w:pStyle w:val="CommentText"/>
      </w:pPr>
      <w:r w:rsidRPr="004C4796">
        <w:t>Please note, this may require you to add citations here. Please evaluate the revision for technical accuracy and to ensure direct correspondence between the text and your references.</w:t>
      </w:r>
    </w:p>
  </w:comment>
  <w:comment w:id="95" w:author="Author" w:initials="A">
    <w:p w14:paraId="7C0C6CE5" w14:textId="7077F785" w:rsidR="002F5A40" w:rsidRDefault="002F5A40">
      <w:pPr>
        <w:pStyle w:val="CommentText"/>
      </w:pPr>
      <w:r>
        <w:rPr>
          <w:rStyle w:val="CommentReference"/>
        </w:rPr>
        <w:annotationRef/>
      </w:r>
      <w:r w:rsidR="0069789E" w:rsidRPr="004C4796">
        <w:t>I</w:t>
      </w:r>
      <w:r w:rsidRPr="004C4796">
        <w:t>n-text citations remain in the order and font color in which they were originally submitted by the authors. They have been superscripted per the journal’s formatting guidelines. Please be sure to review font color prior to submission to ensure adherence to the journal’s guidelines.</w:t>
      </w:r>
    </w:p>
  </w:comment>
  <w:comment w:id="107" w:author="Author" w:initials="A">
    <w:p w14:paraId="11A79413" w14:textId="247F040C" w:rsidR="002F5A40" w:rsidRDefault="002F5A40">
      <w:pPr>
        <w:pStyle w:val="CommentText"/>
      </w:pPr>
      <w:r>
        <w:rPr>
          <w:rStyle w:val="CommentReference"/>
        </w:rPr>
        <w:annotationRef/>
      </w:r>
      <w:r w:rsidRPr="004C4796">
        <w:t>This was revised to match the IUPAC name for this compound.</w:t>
      </w:r>
    </w:p>
  </w:comment>
  <w:comment w:id="146" w:author="Author" w:initials="A">
    <w:p w14:paraId="4307C578" w14:textId="1A5A8D60" w:rsidR="002F5A40" w:rsidRDefault="002F5A40">
      <w:pPr>
        <w:pStyle w:val="CommentText"/>
      </w:pPr>
      <w:r>
        <w:rPr>
          <w:rStyle w:val="CommentReference"/>
        </w:rPr>
        <w:annotationRef/>
      </w:r>
      <w:r w:rsidRPr="004C4796">
        <w:t>This was revised because Sigma-Aldrich sells acetamidinium</w:t>
      </w:r>
      <w:r w:rsidRPr="004C4796">
        <w:rPr>
          <w:rFonts w:ascii="Times New Roman" w:eastAsia="Times New Roman" w:hAnsi="Times New Roman"/>
          <w:color w:val="000000"/>
          <w:sz w:val="24"/>
          <w:szCs w:val="24"/>
        </w:rPr>
        <w:t xml:space="preserve"> iodide.</w:t>
      </w:r>
    </w:p>
  </w:comment>
  <w:comment w:id="164" w:author="Author" w:initials="A">
    <w:p w14:paraId="04A3A70E" w14:textId="77777777" w:rsidR="002F5A40" w:rsidRPr="004C4796" w:rsidRDefault="002F5A40">
      <w:pPr>
        <w:pStyle w:val="CommentText"/>
      </w:pPr>
      <w:r>
        <w:rPr>
          <w:rStyle w:val="CommentReference"/>
        </w:rPr>
        <w:annotationRef/>
      </w:r>
      <w:r w:rsidRPr="004C4796">
        <w:t>This sentence serves as a lead-in for the specific syntheses that follow. It fits better here than at the end of the paragraph.</w:t>
      </w:r>
    </w:p>
    <w:p w14:paraId="31AD7FD2" w14:textId="77777777" w:rsidR="002F5A40" w:rsidRPr="004C4796" w:rsidRDefault="002F5A40">
      <w:pPr>
        <w:pStyle w:val="CommentText"/>
      </w:pPr>
    </w:p>
    <w:p w14:paraId="2EBF819D" w14:textId="4145A53A" w:rsidR="002F5A40" w:rsidRDefault="002F5A40">
      <w:pPr>
        <w:pStyle w:val="CommentText"/>
      </w:pPr>
      <w:r w:rsidRPr="004C4796">
        <w:t>Please note, this will affect the order of citations for the references currently numbered 14-21. If you accept this revision, please update your reference list accordingly.</w:t>
      </w:r>
    </w:p>
  </w:comment>
  <w:comment w:id="172" w:author="Author" w:initials="A">
    <w:p w14:paraId="500EA04A" w14:textId="314C0849" w:rsidR="002F5A40" w:rsidRDefault="002F5A40">
      <w:pPr>
        <w:pStyle w:val="CommentText"/>
      </w:pPr>
      <w:r>
        <w:rPr>
          <w:rStyle w:val="CommentReference"/>
        </w:rPr>
        <w:annotationRef/>
      </w:r>
      <w:r w:rsidRPr="004C4796">
        <w:t xml:space="preserve">Based on the context, </w:t>
      </w:r>
      <w:r w:rsidR="00332999" w:rsidRPr="004C4796">
        <w:t>a</w:t>
      </w:r>
      <w:r w:rsidRPr="004C4796">
        <w:t>cetamidinium</w:t>
      </w:r>
      <w:r w:rsidRPr="004C4796">
        <w:rPr>
          <w:rFonts w:ascii="Times New Roman" w:eastAsia="Times New Roman" w:hAnsi="Times New Roman"/>
          <w:color w:val="000000"/>
          <w:sz w:val="24"/>
          <w:szCs w:val="24"/>
        </w:rPr>
        <w:t xml:space="preserve"> </w:t>
      </w:r>
      <w:r w:rsidRPr="004C4796">
        <w:t>acetate is easily prepared. The term ‘easily accessible’ could be interpreted to mean it has widespread availability. This revision removes ambiguity.</w:t>
      </w:r>
    </w:p>
  </w:comment>
  <w:comment w:id="215" w:author="Author" w:initials="A">
    <w:p w14:paraId="11CBFA44" w14:textId="46EFA8CD" w:rsidR="002F5A40" w:rsidRDefault="002F5A40">
      <w:pPr>
        <w:pStyle w:val="CommentText"/>
      </w:pPr>
      <w:r>
        <w:rPr>
          <w:rStyle w:val="CommentReference"/>
        </w:rPr>
        <w:annotationRef/>
      </w:r>
      <w:r w:rsidRPr="004C4796">
        <w:t>‘Hygroscopic’ fits more smoothly into the sentence than ‘hygroscopicity’.</w:t>
      </w:r>
    </w:p>
  </w:comment>
  <w:comment w:id="252" w:author="Author" w:initials="A">
    <w:p w14:paraId="44F005B0" w14:textId="6CB4CEC9" w:rsidR="002F5A40" w:rsidRDefault="002F5A40">
      <w:pPr>
        <w:pStyle w:val="CommentText"/>
      </w:pPr>
      <w:r>
        <w:rPr>
          <w:rStyle w:val="CommentReference"/>
        </w:rPr>
        <w:annotationRef/>
      </w:r>
      <w:r w:rsidRPr="004C4796">
        <w:t>Please add a statement here that describes how your findings would address the disadvantages of acetamidinium chloride. Also, emphasize the novelty of the study</w:t>
      </w:r>
      <w:r w:rsidR="003E7EC3" w:rsidRPr="004C4796">
        <w:t>.</w:t>
      </w:r>
    </w:p>
  </w:comment>
  <w:comment w:id="248" w:author="Author" w:initials="A">
    <w:p w14:paraId="70F401D5" w14:textId="18897563" w:rsidR="002F5A40" w:rsidRDefault="002F5A40">
      <w:pPr>
        <w:pStyle w:val="CommentText"/>
      </w:pPr>
      <w:r>
        <w:rPr>
          <w:rStyle w:val="CommentReference"/>
        </w:rPr>
        <w:annotationRef/>
      </w:r>
      <w:r w:rsidRPr="004C4796">
        <w:t>Some of the figure identifiers are shown in purple font. Please be sure to review font color prior to submission to ensure adherence to the journal’s guidelines.</w:t>
      </w:r>
    </w:p>
  </w:comment>
  <w:comment w:id="254" w:author="Author" w:initials="A">
    <w:p w14:paraId="5B2C8C2A" w14:textId="1DC56A3D" w:rsidR="002F5A40" w:rsidRDefault="002F5A40">
      <w:pPr>
        <w:pStyle w:val="CommentText"/>
      </w:pPr>
      <w:r>
        <w:rPr>
          <w:rStyle w:val="CommentReference"/>
        </w:rPr>
        <w:annotationRef/>
      </w:r>
      <w:r w:rsidRPr="004C4796">
        <w:t>The figure captions shown are suggestions only and are based on information in the text. Please review them for accuracy and to ensure they reflect your intended meaning.</w:t>
      </w:r>
    </w:p>
  </w:comment>
  <w:comment w:id="265" w:author="Author" w:initials="A">
    <w:p w14:paraId="4A8D2E74" w14:textId="638E94B0" w:rsidR="002F5A40" w:rsidRDefault="002F5A40">
      <w:pPr>
        <w:pStyle w:val="CommentText"/>
      </w:pPr>
      <w:r>
        <w:rPr>
          <w:rStyle w:val="CommentReference"/>
        </w:rPr>
        <w:annotationRef/>
      </w:r>
      <w:r w:rsidRPr="004C4796">
        <w:t xml:space="preserve">Please note, it is perhaps better to consolidate the reaction schemes shown in Figures 2 and 3 within a single figure. The original manuscript has 11 figures, which is a large number for such a short publication. </w:t>
      </w:r>
    </w:p>
  </w:comment>
  <w:comment w:id="266" w:author="Author" w:initials="A">
    <w:p w14:paraId="1FE1EDAD" w14:textId="77777777" w:rsidR="002F5A40" w:rsidRDefault="002F5A40" w:rsidP="0029485F">
      <w:pPr>
        <w:pStyle w:val="CommentText"/>
      </w:pPr>
      <w:r>
        <w:rPr>
          <w:rStyle w:val="CommentReference"/>
        </w:rPr>
        <w:annotationRef/>
      </w:r>
      <w:r w:rsidRPr="004C4796">
        <w:t>Does Figure 2 show a synthetic reaction scheme? I am unable to see the figure. Please add a brief description here (e.g. “The procedure shown in Figure 2 is used here for the synthesis of acetamidinium nitrate…”).</w:t>
      </w:r>
    </w:p>
  </w:comment>
  <w:comment w:id="278" w:author="Author" w:initials="A">
    <w:p w14:paraId="02CE1C91" w14:textId="4D72AA96" w:rsidR="002F5A40" w:rsidRDefault="002F5A40">
      <w:pPr>
        <w:pStyle w:val="CommentText"/>
      </w:pPr>
      <w:r>
        <w:rPr>
          <w:rStyle w:val="CommentReference"/>
        </w:rPr>
        <w:annotationRef/>
      </w:r>
      <w:r w:rsidRPr="004C4796">
        <w:t>Mention of a stronger acid here seems unnecessary, and it makes the description a bit confusing. I think it is sufficient to cite the previous report [18] in a simpler sentence. Please review this edit to ensure it accurately reflects the experimental procedure.</w:t>
      </w:r>
    </w:p>
  </w:comment>
  <w:comment w:id="291" w:author="Author" w:initials="A">
    <w:p w14:paraId="73BFDADE" w14:textId="7AA832E0" w:rsidR="002F5A40" w:rsidRDefault="002F5A40">
      <w:pPr>
        <w:pStyle w:val="CommentText"/>
      </w:pPr>
      <w:r>
        <w:rPr>
          <w:rStyle w:val="CommentReference"/>
        </w:rPr>
        <w:annotationRef/>
      </w:r>
      <w:r w:rsidRPr="004C4796">
        <w:t>Based on the information given in the Introduction section, the formate is obtained from acetamidinium acetate (</w:t>
      </w:r>
      <w:r w:rsidRPr="004C4796">
        <w:rPr>
          <w:b/>
        </w:rPr>
        <w:t>3</w:t>
      </w:r>
      <w:r w:rsidRPr="004C4796">
        <w:t xml:space="preserve">). Preparation of the acetate is described in [16], but transformation to the formate is described in [17]. Does this mean you started with </w:t>
      </w:r>
      <w:r w:rsidRPr="004C4796">
        <w:rPr>
          <w:b/>
        </w:rPr>
        <w:t>3</w:t>
      </w:r>
      <w:r w:rsidRPr="004C4796">
        <w:t xml:space="preserve"> and reacted it with ammonium formate to obtain </w:t>
      </w:r>
      <w:r w:rsidRPr="004C4796">
        <w:rPr>
          <w:b/>
        </w:rPr>
        <w:t>4</w:t>
      </w:r>
      <w:r w:rsidRPr="004C4796">
        <w:t xml:space="preserve"> per the method reported in Ref. 17? Please state explicitly what was done in this study and indicate which compound was used to obtain the formate. </w:t>
      </w:r>
    </w:p>
  </w:comment>
  <w:comment w:id="312" w:author="Author" w:initials="A">
    <w:p w14:paraId="69193F33" w14:textId="1143A70D" w:rsidR="002F5A40" w:rsidRDefault="002F5A40">
      <w:pPr>
        <w:pStyle w:val="CommentText"/>
      </w:pPr>
      <w:r>
        <w:rPr>
          <w:rStyle w:val="CommentReference"/>
        </w:rPr>
        <w:annotationRef/>
      </w:r>
      <w:r w:rsidRPr="004C4796">
        <w:t>If your results are being compared directly to the hygroscopicities of these compounds, I interpret this to mean they were all stored under identical conditions. Please review this edit to ensure it accurately conveys the procedure.</w:t>
      </w:r>
    </w:p>
  </w:comment>
  <w:comment w:id="319" w:author="Author" w:initials="A">
    <w:p w14:paraId="28DD4332" w14:textId="132ECB66" w:rsidR="002F5A40" w:rsidRDefault="002F5A40">
      <w:pPr>
        <w:pStyle w:val="CommentText"/>
      </w:pPr>
      <w:r>
        <w:rPr>
          <w:rStyle w:val="CommentReference"/>
        </w:rPr>
        <w:annotationRef/>
      </w:r>
      <w:r w:rsidRPr="004C4796">
        <w:t>This is difficult to interpret without seeing an actual calculation. Please show a generic calculation, for example (mass hydrated sample/mass dry sample) x 100.</w:t>
      </w:r>
    </w:p>
  </w:comment>
  <w:comment w:id="325" w:author="Author" w:initials="A">
    <w:p w14:paraId="1923626B" w14:textId="733BFCE7" w:rsidR="002F5A40" w:rsidRDefault="002F5A40">
      <w:pPr>
        <w:pStyle w:val="CommentText"/>
      </w:pPr>
      <w:r>
        <w:rPr>
          <w:rStyle w:val="CommentReference"/>
        </w:rPr>
        <w:annotationRef/>
      </w:r>
      <w:r w:rsidRPr="004C4796">
        <w:t>I suggest removing the last two sentences of this paragraph, since structural analysis is discussed in the following section.</w:t>
      </w:r>
    </w:p>
  </w:comment>
  <w:comment w:id="355" w:author="Author" w:initials="A">
    <w:p w14:paraId="79B49FC1" w14:textId="5FECD59D" w:rsidR="002F5A40" w:rsidRDefault="002F5A40">
      <w:pPr>
        <w:pStyle w:val="CommentText"/>
      </w:pPr>
      <w:r>
        <w:rPr>
          <w:rStyle w:val="CommentReference"/>
        </w:rPr>
        <w:annotationRef/>
      </w:r>
      <w:r w:rsidRPr="004C4796">
        <w:t>‘Large cavities’ is not standard terminology for crystal structure analysis. Is this in reference to an interlayer space, a tunnel structure, pores, or some other quantifiable feature? Please replace ‘large cavities’ with a more specific term.</w:t>
      </w:r>
    </w:p>
  </w:comment>
  <w:comment w:id="373" w:author="Author" w:initials="A">
    <w:p w14:paraId="5570120C" w14:textId="045BF6B1" w:rsidR="002F5A40" w:rsidRDefault="002F5A40">
      <w:pPr>
        <w:pStyle w:val="CommentText"/>
      </w:pPr>
      <w:r>
        <w:rPr>
          <w:rStyle w:val="CommentReference"/>
        </w:rPr>
        <w:annotationRef/>
      </w:r>
      <w:r w:rsidRPr="004C4796">
        <w:t>The hydrogen bridging is a property, so it was not responsible for revealing the 3D structures.</w:t>
      </w:r>
    </w:p>
  </w:comment>
  <w:comment w:id="402" w:author="Author" w:initials="A">
    <w:p w14:paraId="76450B3C" w14:textId="0853E005" w:rsidR="002F5A40" w:rsidRDefault="002F5A40">
      <w:pPr>
        <w:pStyle w:val="CommentText"/>
      </w:pPr>
      <w:r>
        <w:rPr>
          <w:rStyle w:val="CommentReference"/>
        </w:rPr>
        <w:annotationRef/>
      </w:r>
      <w:r w:rsidRPr="004C4796">
        <w:t xml:space="preserve">Please consider consolidating the crystal structures of the acetamidinium salts within a single figure. The journal may not accept 11 figures, and presenting the structures in a single figure would improve readability and logical flow. </w:t>
      </w:r>
    </w:p>
  </w:comment>
  <w:comment w:id="461" w:author="Author" w:initials="A">
    <w:p w14:paraId="65566610" w14:textId="77777777" w:rsidR="002F5A40" w:rsidRDefault="002F5A40" w:rsidP="005D3C37">
      <w:pPr>
        <w:pStyle w:val="CommentText"/>
      </w:pPr>
      <w:r>
        <w:rPr>
          <w:rStyle w:val="CommentReference"/>
        </w:rPr>
        <w:annotationRef/>
      </w:r>
      <w:r w:rsidRPr="004C4796">
        <w:t>As acetamidinium ion is the same, ‘mutually similar’ is confusing here.</w:t>
      </w:r>
    </w:p>
  </w:comment>
  <w:comment w:id="457" w:author="Author" w:initials="A">
    <w:p w14:paraId="12076E75" w14:textId="77777777" w:rsidR="002F5A40" w:rsidRPr="004C4796" w:rsidRDefault="002F5A40">
      <w:pPr>
        <w:pStyle w:val="CommentText"/>
      </w:pPr>
      <w:r>
        <w:rPr>
          <w:rStyle w:val="CommentReference"/>
        </w:rPr>
        <w:annotationRef/>
      </w:r>
      <w:r w:rsidRPr="004C4796">
        <w:t>This statement seems contradictory to the preceding statement “</w:t>
      </w:r>
      <w:r w:rsidR="00DD576A" w:rsidRPr="004C4796">
        <w:t>Acetamidinium oxalate has a 2D structure with layers interconnected with not too extensive H-bonding.”</w:t>
      </w:r>
    </w:p>
    <w:p w14:paraId="2AE3BA5D" w14:textId="77777777" w:rsidR="00DD576A" w:rsidRPr="004C4796" w:rsidRDefault="00DD576A">
      <w:pPr>
        <w:pStyle w:val="CommentText"/>
      </w:pPr>
    </w:p>
    <w:p w14:paraId="5E3AC390" w14:textId="00E357D3" w:rsidR="00DD576A" w:rsidRDefault="00DD576A">
      <w:pPr>
        <w:pStyle w:val="CommentText"/>
      </w:pPr>
      <w:r w:rsidRPr="004C4796">
        <w:t>Please review each statement and the revised statements for accuracy.</w:t>
      </w:r>
    </w:p>
  </w:comment>
  <w:comment w:id="476" w:author="Author" w:initials="A">
    <w:p w14:paraId="10592D3D" w14:textId="506E9000" w:rsidR="002F5A40" w:rsidRDefault="002F5A40">
      <w:pPr>
        <w:pStyle w:val="CommentText"/>
      </w:pPr>
      <w:r>
        <w:rPr>
          <w:rStyle w:val="CommentReference"/>
        </w:rPr>
        <w:annotationRef/>
      </w:r>
      <w:r w:rsidRPr="004C4796">
        <w:t>These sentences were heavily revised to enhance clarity and readability. Please review the edits to ensure the statements are consistent with your observations. As one of the acetamidinium nitrogen atoms is present in an amino (-NH2) group and the other forms a double bond with carbon, I think it is best to avoid using C-NH2 to denote both.</w:t>
      </w:r>
    </w:p>
  </w:comment>
  <w:comment w:id="494" w:author="Author" w:initials="A">
    <w:p w14:paraId="14831803" w14:textId="0EFDF7E9" w:rsidR="002F5A40" w:rsidRDefault="002F5A40">
      <w:pPr>
        <w:pStyle w:val="CommentText"/>
      </w:pPr>
      <w:r>
        <w:rPr>
          <w:rStyle w:val="CommentReference"/>
        </w:rPr>
        <w:annotationRef/>
      </w:r>
      <w:r w:rsidRPr="004C4796">
        <w:t xml:space="preserve">Rather than saying ‘delocalization concept’, please indicate where delocalization would occur and how your structural analysis differs from previous reports. </w:t>
      </w:r>
    </w:p>
  </w:comment>
  <w:comment w:id="531" w:author="Author" w:initials="A">
    <w:p w14:paraId="4F6038EC" w14:textId="34B00BEB" w:rsidR="002F5A40" w:rsidRDefault="002F5A40">
      <w:pPr>
        <w:pStyle w:val="CommentText"/>
      </w:pPr>
      <w:r>
        <w:rPr>
          <w:rStyle w:val="CommentReference"/>
        </w:rPr>
        <w:annotationRef/>
      </w:r>
      <w:r w:rsidRPr="004C4796">
        <w:t>Why is compound 7 singled out in this sentence? If it is being used as a representative 2D structure, please state this explicitly both here and in the figure caption.</w:t>
      </w:r>
    </w:p>
  </w:comment>
  <w:comment w:id="541" w:author="Author" w:initials="A">
    <w:p w14:paraId="701938C1" w14:textId="3B99F19D" w:rsidR="002F5A40" w:rsidRDefault="002F5A40">
      <w:pPr>
        <w:pStyle w:val="CommentText"/>
      </w:pPr>
      <w:r>
        <w:rPr>
          <w:rStyle w:val="CommentReference"/>
        </w:rPr>
        <w:annotationRef/>
      </w:r>
      <w:r w:rsidRPr="004C4796">
        <w:t>Please see the comment about Fig. 9, compound 7. The same thing should be done for Fig. 10 and compound 8.</w:t>
      </w:r>
    </w:p>
  </w:comment>
  <w:comment w:id="561" w:author="Author" w:initials="A">
    <w:p w14:paraId="4A4A14F6" w14:textId="6731FAE5" w:rsidR="002F5A40" w:rsidRDefault="002F5A40">
      <w:pPr>
        <w:pStyle w:val="CommentText"/>
      </w:pPr>
      <w:r>
        <w:rPr>
          <w:rStyle w:val="CommentReference"/>
        </w:rPr>
        <w:annotationRef/>
      </w:r>
      <w:r w:rsidRPr="004C4796">
        <w:t>Please add detail to these captions to indicate how the figures relate to the text.</w:t>
      </w:r>
    </w:p>
  </w:comment>
  <w:comment w:id="588" w:author="Author" w:initials="A">
    <w:p w14:paraId="4062EDFD" w14:textId="2F3748E1" w:rsidR="002F5A40" w:rsidRDefault="002F5A40">
      <w:pPr>
        <w:pStyle w:val="CommentText"/>
      </w:pPr>
      <w:r>
        <w:rPr>
          <w:rStyle w:val="CommentReference"/>
        </w:rPr>
        <w:annotationRef/>
      </w:r>
      <w:r w:rsidRPr="004C4796">
        <w:t>Does this mean that 98% of the molecules were deuterated? This revision was made on that assumption. Please review it for accuracy.</w:t>
      </w:r>
    </w:p>
  </w:comment>
  <w:comment w:id="596" w:author="Author" w:initials="A">
    <w:p w14:paraId="3112ACAF" w14:textId="380A7D72" w:rsidR="002F5A40" w:rsidRDefault="002F5A40">
      <w:pPr>
        <w:pStyle w:val="CommentText"/>
      </w:pPr>
      <w:r>
        <w:rPr>
          <w:rStyle w:val="CommentReference"/>
        </w:rPr>
        <w:annotationRef/>
      </w:r>
      <w:r w:rsidRPr="004C4796">
        <w:t>It is not clear what ‘per 2H’ refers to here. Please re-phrase this to explicitly indicate how this finding differs from yours in terms of the proton signals and their significance for interpretation of structural data.</w:t>
      </w:r>
    </w:p>
  </w:comment>
  <w:comment w:id="626" w:author="Author" w:initials="A">
    <w:p w14:paraId="437F4FA8" w14:textId="4A8644EB" w:rsidR="002F5A40" w:rsidRDefault="002F5A40">
      <w:pPr>
        <w:pStyle w:val="CommentText"/>
      </w:pPr>
      <w:r>
        <w:rPr>
          <w:rStyle w:val="CommentReference"/>
        </w:rPr>
        <w:annotationRef/>
      </w:r>
      <w:r w:rsidRPr="004C4796">
        <w:t>Please add a description of what NHaHb is (e.g. spell the terms).</w:t>
      </w:r>
    </w:p>
  </w:comment>
  <w:comment w:id="686" w:author="Author" w:initials="A">
    <w:p w14:paraId="06E00114" w14:textId="19BA0117" w:rsidR="002F5A40" w:rsidRDefault="002F5A40">
      <w:pPr>
        <w:pStyle w:val="CommentText"/>
      </w:pPr>
      <w:r>
        <w:rPr>
          <w:rStyle w:val="CommentReference"/>
        </w:rPr>
        <w:annotationRef/>
      </w:r>
      <w:r w:rsidRPr="004C4796">
        <w:t>This is in relation to what type of compound? Please indicate, or consider re-phrasing this sentence.</w:t>
      </w:r>
    </w:p>
  </w:comment>
  <w:comment w:id="741" w:author="Author" w:initials="A">
    <w:p w14:paraId="5F70CE61" w14:textId="43072518" w:rsidR="002F5A40" w:rsidRPr="004C4796" w:rsidRDefault="002F5A40">
      <w:pPr>
        <w:pStyle w:val="CommentText"/>
      </w:pPr>
      <w:r>
        <w:rPr>
          <w:rStyle w:val="CommentReference"/>
        </w:rPr>
        <w:annotationRef/>
      </w:r>
      <w:r w:rsidRPr="004C4796">
        <w:t>Per the journal’s guidelines on the content of the Conclusions section:</w:t>
      </w:r>
    </w:p>
    <w:p w14:paraId="7005F2CB" w14:textId="52B25713" w:rsidR="002F5A40" w:rsidRPr="004C4796" w:rsidRDefault="002F5A40">
      <w:pPr>
        <w:pStyle w:val="CommentText"/>
      </w:pPr>
    </w:p>
    <w:p w14:paraId="1EC35683" w14:textId="2F6611E3" w:rsidR="002F5A40" w:rsidRPr="004C4796" w:rsidRDefault="002F5A40">
      <w:pPr>
        <w:pStyle w:val="CommentText"/>
        <w:rPr>
          <w:rFonts w:ascii="Arial" w:hAnsi="Arial" w:cs="Arial"/>
          <w:color w:val="575756"/>
          <w:shd w:val="clear" w:color="auto" w:fill="FFFFFF"/>
        </w:rPr>
      </w:pPr>
      <w:r w:rsidRPr="004C4796">
        <w:rPr>
          <w:rFonts w:ascii="Arial" w:hAnsi="Arial" w:cs="Arial"/>
          <w:color w:val="575756"/>
          <w:shd w:val="clear" w:color="auto" w:fill="FFFFFF"/>
        </w:rPr>
        <w:t>“This is for interpretation of the key results and to highlight the novelty and significance of the work. The conclusions should not summarize information already present in the article or abstract. Plans for relevant future work can also be included.”</w:t>
      </w:r>
    </w:p>
    <w:p w14:paraId="06186A3D" w14:textId="71B0652C" w:rsidR="002F5A40" w:rsidRPr="004C4796" w:rsidRDefault="002F5A40">
      <w:pPr>
        <w:pStyle w:val="CommentText"/>
      </w:pPr>
    </w:p>
    <w:p w14:paraId="17263FF9" w14:textId="311CE081" w:rsidR="002F5A40" w:rsidRPr="004C4796" w:rsidRDefault="002F5A40">
      <w:pPr>
        <w:pStyle w:val="CommentText"/>
      </w:pPr>
      <w:r w:rsidRPr="004C4796">
        <w:t>I suggest replacing the summary of the analysis with a broader statement about the novelty of your findings and their importance to the field.</w:t>
      </w:r>
    </w:p>
    <w:p w14:paraId="5B7269B3" w14:textId="05AA442C" w:rsidR="002F5A40" w:rsidRDefault="002F5A4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6F9A64" w15:done="0"/>
  <w15:commentEx w15:paraId="3E0239C1" w15:done="0"/>
  <w15:commentEx w15:paraId="3D96E305" w15:done="0"/>
  <w15:commentEx w15:paraId="251D6EF2" w15:done="0"/>
  <w15:commentEx w15:paraId="64E8D3CE" w15:done="0"/>
  <w15:commentEx w15:paraId="7C0C6CE5" w15:done="0"/>
  <w15:commentEx w15:paraId="11A79413" w15:done="0"/>
  <w15:commentEx w15:paraId="4307C578" w15:done="0"/>
  <w15:commentEx w15:paraId="2EBF819D" w15:done="0"/>
  <w15:commentEx w15:paraId="500EA04A" w15:done="0"/>
  <w15:commentEx w15:paraId="11CBFA44" w15:done="0"/>
  <w15:commentEx w15:paraId="44F005B0" w15:done="0"/>
  <w15:commentEx w15:paraId="70F401D5" w15:done="0"/>
  <w15:commentEx w15:paraId="5B2C8C2A" w15:done="0"/>
  <w15:commentEx w15:paraId="4A8D2E74" w15:done="0"/>
  <w15:commentEx w15:paraId="1FE1EDAD" w15:done="0"/>
  <w15:commentEx w15:paraId="02CE1C91" w15:done="0"/>
  <w15:commentEx w15:paraId="73BFDADE" w15:done="0"/>
  <w15:commentEx w15:paraId="69193F33" w15:done="0"/>
  <w15:commentEx w15:paraId="28DD4332" w15:done="0"/>
  <w15:commentEx w15:paraId="1923626B" w15:done="0"/>
  <w15:commentEx w15:paraId="79B49FC1" w15:done="0"/>
  <w15:commentEx w15:paraId="5570120C" w15:done="0"/>
  <w15:commentEx w15:paraId="76450B3C" w15:done="0"/>
  <w15:commentEx w15:paraId="65566610" w15:done="0"/>
  <w15:commentEx w15:paraId="5E3AC390" w15:done="0"/>
  <w15:commentEx w15:paraId="10592D3D" w15:done="0"/>
  <w15:commentEx w15:paraId="14831803" w15:done="0"/>
  <w15:commentEx w15:paraId="4F6038EC" w15:done="0"/>
  <w15:commentEx w15:paraId="701938C1" w15:done="0"/>
  <w15:commentEx w15:paraId="4A4A14F6" w15:done="0"/>
  <w15:commentEx w15:paraId="4062EDFD" w15:done="0"/>
  <w15:commentEx w15:paraId="3112ACAF" w15:done="0"/>
  <w15:commentEx w15:paraId="437F4FA8" w15:done="0"/>
  <w15:commentEx w15:paraId="06E00114" w15:done="0"/>
  <w15:commentEx w15:paraId="5B7269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6F9A64" w16cid:durableId="1F943C33"/>
  <w16cid:commentId w16cid:paraId="3E0239C1" w16cid:durableId="1F9445B5"/>
  <w16cid:commentId w16cid:paraId="3D96E305" w16cid:durableId="1F9530CA"/>
  <w16cid:commentId w16cid:paraId="251D6EF2" w16cid:durableId="1F943A68"/>
  <w16cid:commentId w16cid:paraId="64E8D3CE" w16cid:durableId="1F94496F"/>
  <w16cid:commentId w16cid:paraId="7C0C6CE5" w16cid:durableId="1F9480FA"/>
  <w16cid:commentId w16cid:paraId="11A79413" w16cid:durableId="1F944CAB"/>
  <w16cid:commentId w16cid:paraId="4307C578" w16cid:durableId="1F94546C"/>
  <w16cid:commentId w16cid:paraId="2EBF819D" w16cid:durableId="1F945926"/>
  <w16cid:commentId w16cid:paraId="500EA04A" w16cid:durableId="1F94579C"/>
  <w16cid:commentId w16cid:paraId="11CBFA44" w16cid:durableId="1F945A07"/>
  <w16cid:commentId w16cid:paraId="44F005B0" w16cid:durableId="1F9483C1"/>
  <w16cid:commentId w16cid:paraId="70F401D5" w16cid:durableId="1F950E05"/>
  <w16cid:commentId w16cid:paraId="5B2C8C2A" w16cid:durableId="1F9503A5"/>
  <w16cid:commentId w16cid:paraId="4A8D2E74" w16cid:durableId="1F95019C"/>
  <w16cid:commentId w16cid:paraId="1FE1EDAD" w16cid:durableId="1F9487EB"/>
  <w16cid:commentId w16cid:paraId="02CE1C91" w16cid:durableId="1F95008E"/>
  <w16cid:commentId w16cid:paraId="73BFDADE" w16cid:durableId="1F950621"/>
  <w16cid:commentId w16cid:paraId="69193F33" w16cid:durableId="1F950CE6"/>
  <w16cid:commentId w16cid:paraId="28DD4332" w16cid:durableId="1F9509D9"/>
  <w16cid:commentId w16cid:paraId="1923626B" w16cid:durableId="1F950EB2"/>
  <w16cid:commentId w16cid:paraId="79B49FC1" w16cid:durableId="1F951093"/>
  <w16cid:commentId w16cid:paraId="5570120C" w16cid:durableId="1F951A65"/>
  <w16cid:commentId w16cid:paraId="76450B3C" w16cid:durableId="1F951F14"/>
  <w16cid:commentId w16cid:paraId="65566610" w16cid:durableId="1F952987"/>
  <w16cid:commentId w16cid:paraId="5E3AC390" w16cid:durableId="1F9547C9"/>
  <w16cid:commentId w16cid:paraId="10592D3D" w16cid:durableId="1F9524F6"/>
  <w16cid:commentId w16cid:paraId="14831803" w16cid:durableId="1F95279A"/>
  <w16cid:commentId w16cid:paraId="4F6038EC" w16cid:durableId="1F952E21"/>
  <w16cid:commentId w16cid:paraId="701938C1" w16cid:durableId="1F952F99"/>
  <w16cid:commentId w16cid:paraId="4A4A14F6" w16cid:durableId="1F95371D"/>
  <w16cid:commentId w16cid:paraId="4062EDFD" w16cid:durableId="1F95333B"/>
  <w16cid:commentId w16cid:paraId="3112ACAF" w16cid:durableId="1F9533E1"/>
  <w16cid:commentId w16cid:paraId="437F4FA8" w16cid:durableId="1F953831"/>
  <w16cid:commentId w16cid:paraId="06E00114" w16cid:durableId="1F953C5B"/>
  <w16cid:commentId w16cid:paraId="5B7269B3" w16cid:durableId="1F9540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D5ED8" w14:textId="77777777" w:rsidR="00C830BA" w:rsidRDefault="00C830BA" w:rsidP="00E547DB">
      <w:pPr>
        <w:spacing w:after="0" w:line="240" w:lineRule="auto"/>
      </w:pPr>
      <w:r>
        <w:separator/>
      </w:r>
    </w:p>
    <w:p w14:paraId="302C4A15" w14:textId="77777777" w:rsidR="00C830BA" w:rsidRDefault="00C830BA"/>
    <w:p w14:paraId="2E22C84B" w14:textId="77777777" w:rsidR="00C830BA" w:rsidRDefault="00C830BA"/>
    <w:p w14:paraId="076AB5B9" w14:textId="77777777" w:rsidR="00C830BA" w:rsidRDefault="00C830BA"/>
    <w:p w14:paraId="23CA30D5" w14:textId="77777777" w:rsidR="00C830BA" w:rsidRDefault="00C830BA"/>
    <w:p w14:paraId="1EC01ED1" w14:textId="77777777" w:rsidR="00C830BA" w:rsidRDefault="00C830BA"/>
  </w:endnote>
  <w:endnote w:type="continuationSeparator" w:id="0">
    <w:p w14:paraId="62930088" w14:textId="77777777" w:rsidR="00C830BA" w:rsidRDefault="00C830BA" w:rsidP="00E547DB">
      <w:pPr>
        <w:spacing w:after="0" w:line="240" w:lineRule="auto"/>
      </w:pPr>
      <w:r>
        <w:continuationSeparator/>
      </w:r>
    </w:p>
    <w:p w14:paraId="3C885911" w14:textId="77777777" w:rsidR="00C830BA" w:rsidRDefault="00C830BA"/>
    <w:p w14:paraId="55CDBE16" w14:textId="77777777" w:rsidR="00C830BA" w:rsidRDefault="00C830BA"/>
    <w:p w14:paraId="510234D2" w14:textId="77777777" w:rsidR="00C830BA" w:rsidRDefault="00C830BA"/>
    <w:p w14:paraId="5CB14C88" w14:textId="77777777" w:rsidR="00C830BA" w:rsidRDefault="00C830BA"/>
    <w:p w14:paraId="18D1DAFF" w14:textId="77777777" w:rsidR="00C830BA" w:rsidRDefault="00C830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029397E7-4EA3-4EB9-8AE0-230857E3036C}"/>
    <w:embedBold r:id="rId2" w:fontKey="{743F0E12-FF19-4C78-9252-ACFF8D046B32}"/>
    <w:embedItalic r:id="rId3" w:fontKey="{94868B96-0C07-44B4-9788-FDC4506D6F82}"/>
  </w:font>
  <w:font w:name="Tahoma">
    <w:panose1 w:val="020B0604030504040204"/>
    <w:charset w:val="00"/>
    <w:family w:val="swiss"/>
    <w:pitch w:val="variable"/>
    <w:sig w:usb0="E1002EFF" w:usb1="C000605B" w:usb2="00000029" w:usb3="00000000" w:csb0="000101FF" w:csb1="00000000"/>
    <w:embedRegular r:id="rId4" w:fontKey="{7D9FD9ED-3757-4C3A-AC01-B8D3EFC13358}"/>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AE88E494-2208-4224-B3FB-68490B6D66E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35155" w14:textId="77FA0EEB" w:rsidR="002F5A40" w:rsidRPr="006602F1" w:rsidRDefault="002F5A40" w:rsidP="00D45ADF">
    <w:pPr>
      <w:pStyle w:val="Footer"/>
      <w:tabs>
        <w:tab w:val="clear" w:pos="4513"/>
        <w:tab w:val="clear" w:pos="9026"/>
        <w:tab w:val="right" w:pos="10206"/>
      </w:tabs>
      <w:spacing w:before="480"/>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w:t>
    </w:r>
    <w:r w:rsidRPr="00300D68">
      <w:rPr>
        <w:i/>
        <w:noProof/>
        <w:spacing w:val="10"/>
        <w:sz w:val="16"/>
        <w:szCs w:val="16"/>
      </w:rPr>
      <w:t>Chem. Sci</w:t>
    </w:r>
    <w:r w:rsidRPr="006602F1">
      <w:rPr>
        <w:noProof/>
        <w:spacing w:val="10"/>
        <w:sz w:val="16"/>
        <w:szCs w:val="16"/>
      </w:rPr>
      <w:t>., 201</w:t>
    </w:r>
    <w:r>
      <w:rPr>
        <w:noProof/>
        <w:spacing w:val="10"/>
        <w:sz w:val="16"/>
        <w:szCs w:val="16"/>
      </w:rPr>
      <w:t>8</w:t>
    </w:r>
    <w:r w:rsidRPr="006602F1">
      <w:rPr>
        <w:noProof/>
        <w:spacing w:val="10"/>
        <w:sz w:val="16"/>
        <w:szCs w:val="16"/>
      </w:rPr>
      <w:t xml:space="preserve">, </w:t>
    </w:r>
    <w:r w:rsidRPr="006602F1">
      <w:rPr>
        <w:b/>
        <w:noProof/>
        <w:spacing w:val="10"/>
        <w:sz w:val="16"/>
        <w:szCs w:val="16"/>
      </w:rPr>
      <w:t>00</w:t>
    </w:r>
    <w:r w:rsidRPr="006602F1">
      <w:rPr>
        <w:noProof/>
        <w:spacing w:val="10"/>
        <w:sz w:val="16"/>
        <w:szCs w:val="16"/>
      </w:rPr>
      <w:t>, 1-3</w:t>
    </w:r>
    <w:r w:rsidRPr="006602F1">
      <w:rPr>
        <w:noProof/>
        <w:spacing w:val="10"/>
        <w:sz w:val="16"/>
        <w:szCs w:val="16"/>
      </w:rPr>
      <w:tab/>
    </w: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 Royal Society of Chemistry 20</w:t>
    </w:r>
    <w:r>
      <w:rPr>
        <w:noProof/>
        <w:spacing w:val="2"/>
        <w:sz w:val="16"/>
        <w:szCs w:val="16"/>
      </w:rPr>
      <w:t>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4AA13" w14:textId="2EDED7E7" w:rsidR="002F5A40" w:rsidRPr="004C4796" w:rsidRDefault="002F5A40" w:rsidP="00D45ADF">
    <w:pPr>
      <w:pStyle w:val="Footer"/>
      <w:tabs>
        <w:tab w:val="clear" w:pos="4513"/>
        <w:tab w:val="clear" w:pos="9026"/>
        <w:tab w:val="right" w:pos="10205"/>
      </w:tabs>
      <w:spacing w:before="480"/>
      <w:rPr>
        <w:sz w:val="16"/>
        <w:szCs w:val="16"/>
      </w:rPr>
    </w:pPr>
    <w:r w:rsidRPr="004C4796">
      <w:rPr>
        <w:spacing w:val="2"/>
        <w:sz w:val="16"/>
        <w:szCs w:val="16"/>
      </w:rPr>
      <w:t xml:space="preserve">This journal is </w:t>
    </w:r>
    <w:r w:rsidRPr="004C4796">
      <w:rPr>
        <w:rFonts w:cstheme="minorHAnsi"/>
        <w:spacing w:val="2"/>
        <w:sz w:val="16"/>
        <w:szCs w:val="16"/>
      </w:rPr>
      <w:t>©</w:t>
    </w:r>
    <w:r w:rsidRPr="004C4796">
      <w:rPr>
        <w:spacing w:val="2"/>
        <w:sz w:val="16"/>
        <w:szCs w:val="16"/>
      </w:rPr>
      <w:t xml:space="preserve"> The Royal Society of Chemistry 2018</w:t>
    </w:r>
    <w:r w:rsidRPr="004C4796">
      <w:rPr>
        <w:i/>
        <w:spacing w:val="10"/>
        <w:sz w:val="16"/>
        <w:szCs w:val="16"/>
      </w:rPr>
      <w:tab/>
      <w:t>Chem. Sci</w:t>
    </w:r>
    <w:r w:rsidRPr="004C4796">
      <w:rPr>
        <w:spacing w:val="10"/>
        <w:sz w:val="16"/>
        <w:szCs w:val="16"/>
      </w:rPr>
      <w:t xml:space="preserve">., 2018, </w:t>
    </w:r>
    <w:r w:rsidRPr="004C4796">
      <w:rPr>
        <w:b/>
        <w:spacing w:val="10"/>
        <w:sz w:val="16"/>
        <w:szCs w:val="16"/>
      </w:rPr>
      <w:t>00</w:t>
    </w:r>
    <w:r w:rsidRPr="004C4796">
      <w:rPr>
        <w:spacing w:val="10"/>
        <w:sz w:val="16"/>
        <w:szCs w:val="16"/>
      </w:rPr>
      <w:t xml:space="preserve">, 1-3 | </w:t>
    </w:r>
    <w:r w:rsidRPr="004C4796">
      <w:rPr>
        <w:b/>
        <w:spacing w:val="10"/>
        <w:sz w:val="16"/>
        <w:szCs w:val="16"/>
      </w:rPr>
      <w:fldChar w:fldCharType="begin"/>
    </w:r>
    <w:r w:rsidRPr="004C4796">
      <w:rPr>
        <w:b/>
        <w:spacing w:val="10"/>
        <w:sz w:val="16"/>
        <w:szCs w:val="16"/>
      </w:rPr>
      <w:instrText xml:space="preserve"> PAGE   \* MERGEFORMAT </w:instrText>
    </w:r>
    <w:r w:rsidRPr="004C4796">
      <w:rPr>
        <w:b/>
        <w:spacing w:val="10"/>
        <w:sz w:val="16"/>
        <w:szCs w:val="16"/>
      </w:rPr>
      <w:fldChar w:fldCharType="separate"/>
    </w:r>
    <w:r w:rsidRPr="004C4796">
      <w:rPr>
        <w:b/>
        <w:spacing w:val="10"/>
        <w:sz w:val="16"/>
        <w:szCs w:val="16"/>
      </w:rPr>
      <w:t>3</w:t>
    </w:r>
    <w:r w:rsidRPr="004C4796">
      <w:rPr>
        <w:b/>
        <w:spacing w:val="10"/>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6AD9C" w14:textId="105DC854" w:rsidR="002F5A40" w:rsidRPr="004C4796" w:rsidRDefault="002F5A40" w:rsidP="00D45ADF">
    <w:pPr>
      <w:pStyle w:val="Footer"/>
      <w:tabs>
        <w:tab w:val="clear" w:pos="4513"/>
        <w:tab w:val="clear" w:pos="9026"/>
        <w:tab w:val="right" w:pos="10206"/>
      </w:tabs>
      <w:spacing w:before="480"/>
      <w:rPr>
        <w:sz w:val="16"/>
        <w:szCs w:val="16"/>
      </w:rPr>
    </w:pPr>
    <w:r w:rsidRPr="004C4796">
      <w:rPr>
        <w:lang w:eastAsia="en-GB"/>
      </w:rPr>
      <mc:AlternateContent>
        <mc:Choice Requires="wps">
          <w:drawing>
            <wp:anchor distT="0" distB="0" distL="114300" distR="114300" simplePos="0" relativeHeight="251664384" behindDoc="0" locked="0" layoutInCell="1" allowOverlap="1" wp14:anchorId="4A2DC6C2" wp14:editId="592EE481">
              <wp:simplePos x="0" y="0"/>
              <wp:positionH relativeFrom="column">
                <wp:align>center</wp:align>
              </wp:positionH>
              <wp:positionV relativeFrom="page">
                <wp:align>bottom</wp:align>
              </wp:positionV>
              <wp:extent cx="7700400" cy="396000"/>
              <wp:effectExtent l="0" t="0" r="0" b="444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395ED4A2" w14:textId="77777777" w:rsidR="002F5A40" w:rsidRPr="00F20A7C" w:rsidRDefault="002F5A40"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A2DC6C2" id="_x0000_t202" coordsize="21600,21600" o:spt="202" path="m,l,21600r21600,l21600,xe">
              <v:stroke joinstyle="miter"/>
              <v:path gradientshapeok="t" o:connecttype="rect"/>
            </v:shapetype>
            <v:shape id="_x0000_s1032" type="#_x0000_t202" style="position:absolute;margin-left:0;margin-top:0;width:606.35pt;height:31.2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" fillcolor="#a5a5a5 [2092]" stroked="f">
              <v:textbox>
                <w:txbxContent>
                  <w:p w14:paraId="395ED4A2" w14:textId="77777777" w:rsidR="002F5A40" w:rsidRPr="00F20A7C" w:rsidRDefault="002F5A40"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v:textbox>
              <w10:wrap anchory="page"/>
            </v:shape>
          </w:pict>
        </mc:Fallback>
      </mc:AlternateContent>
    </w:r>
    <w:r w:rsidRPr="004C4796">
      <w:rPr>
        <w:spacing w:val="2"/>
        <w:sz w:val="16"/>
        <w:szCs w:val="16"/>
      </w:rPr>
      <w:t xml:space="preserve">This journal is </w:t>
    </w:r>
    <w:r w:rsidRPr="004C4796">
      <w:rPr>
        <w:rFonts w:cstheme="minorHAnsi"/>
        <w:spacing w:val="2"/>
        <w:sz w:val="16"/>
        <w:szCs w:val="16"/>
      </w:rPr>
      <w:t>©</w:t>
    </w:r>
    <w:r w:rsidRPr="004C4796">
      <w:rPr>
        <w:spacing w:val="2"/>
        <w:sz w:val="16"/>
        <w:szCs w:val="16"/>
      </w:rPr>
      <w:t xml:space="preserve"> The Royal Society of Chemistry 2018</w:t>
    </w:r>
    <w:r w:rsidRPr="004C4796">
      <w:rPr>
        <w:i/>
        <w:sz w:val="16"/>
        <w:szCs w:val="16"/>
      </w:rPr>
      <w:tab/>
      <w:t>Chem. Sci.</w:t>
    </w:r>
    <w:r w:rsidRPr="004C4796">
      <w:rPr>
        <w:spacing w:val="10"/>
        <w:sz w:val="16"/>
        <w:szCs w:val="16"/>
      </w:rPr>
      <w:t xml:space="preserve">, 2018, </w:t>
    </w:r>
    <w:r w:rsidRPr="004C4796">
      <w:rPr>
        <w:b/>
        <w:spacing w:val="10"/>
        <w:sz w:val="16"/>
        <w:szCs w:val="16"/>
      </w:rPr>
      <w:t>00</w:t>
    </w:r>
    <w:r w:rsidRPr="004C4796">
      <w:rPr>
        <w:spacing w:val="10"/>
        <w:sz w:val="16"/>
        <w:szCs w:val="16"/>
      </w:rPr>
      <w:t xml:space="preserve">, 1-3 | </w:t>
    </w:r>
    <w:r w:rsidRPr="004C4796">
      <w:rPr>
        <w:b/>
        <w:spacing w:val="10"/>
        <w:sz w:val="16"/>
        <w:szCs w:val="16"/>
      </w:rPr>
      <w:fldChar w:fldCharType="begin"/>
    </w:r>
    <w:r w:rsidRPr="004C4796">
      <w:rPr>
        <w:b/>
        <w:spacing w:val="10"/>
        <w:sz w:val="16"/>
        <w:szCs w:val="16"/>
      </w:rPr>
      <w:instrText xml:space="preserve"> PAGE   \* MERGEFORMAT </w:instrText>
    </w:r>
    <w:r w:rsidRPr="004C4796">
      <w:rPr>
        <w:b/>
        <w:spacing w:val="10"/>
        <w:sz w:val="16"/>
        <w:szCs w:val="16"/>
      </w:rPr>
      <w:fldChar w:fldCharType="separate"/>
    </w:r>
    <w:r w:rsidRPr="004C4796">
      <w:rPr>
        <w:b/>
        <w:spacing w:val="10"/>
        <w:sz w:val="16"/>
        <w:szCs w:val="16"/>
      </w:rPr>
      <w:t>1</w:t>
    </w:r>
    <w:r w:rsidRPr="004C4796">
      <w:rPr>
        <w:b/>
        <w:spacing w:val="10"/>
        <w:sz w:val="16"/>
        <w:szCs w:val="16"/>
      </w:rPr>
      <w:fldChar w:fldCharType="end"/>
    </w:r>
    <w:r w:rsidRPr="004C4796">
      <w:rPr>
        <w:spacing w:val="2"/>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7C3BA" w14:textId="77777777" w:rsidR="00C830BA" w:rsidRDefault="00C830BA" w:rsidP="00E547DB">
      <w:pPr>
        <w:spacing w:after="0" w:line="240" w:lineRule="auto"/>
      </w:pPr>
      <w:r>
        <w:separator/>
      </w:r>
    </w:p>
    <w:p w14:paraId="57FC6ACB" w14:textId="77777777" w:rsidR="00C830BA" w:rsidRDefault="00C830BA"/>
    <w:p w14:paraId="0999DEBE" w14:textId="77777777" w:rsidR="00C830BA" w:rsidRDefault="00C830BA"/>
    <w:p w14:paraId="6F02CF33" w14:textId="77777777" w:rsidR="00C830BA" w:rsidRDefault="00C830BA"/>
    <w:p w14:paraId="59D3CFDC" w14:textId="77777777" w:rsidR="00C830BA" w:rsidRDefault="00C830BA"/>
    <w:p w14:paraId="2DDA2056" w14:textId="77777777" w:rsidR="00C830BA" w:rsidRDefault="00C830BA"/>
  </w:footnote>
  <w:footnote w:type="continuationSeparator" w:id="0">
    <w:p w14:paraId="2D3B78BF" w14:textId="77777777" w:rsidR="00C830BA" w:rsidRDefault="00C830BA" w:rsidP="00E547DB">
      <w:pPr>
        <w:spacing w:after="0" w:line="240" w:lineRule="auto"/>
      </w:pPr>
      <w:r>
        <w:continuationSeparator/>
      </w:r>
    </w:p>
    <w:p w14:paraId="5D93F606" w14:textId="77777777" w:rsidR="00C830BA" w:rsidRDefault="00C830BA"/>
    <w:p w14:paraId="10523EB1" w14:textId="77777777" w:rsidR="00C830BA" w:rsidRDefault="00C830BA"/>
    <w:p w14:paraId="3E3BBF1A" w14:textId="77777777" w:rsidR="00C830BA" w:rsidRDefault="00C830BA"/>
    <w:p w14:paraId="151F2822" w14:textId="77777777" w:rsidR="00C830BA" w:rsidRDefault="00C830BA"/>
    <w:p w14:paraId="6753521A" w14:textId="77777777" w:rsidR="00C830BA" w:rsidRDefault="00C830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7AE29" w14:textId="26139C82" w:rsidR="002F5A40" w:rsidRPr="00E70DCE" w:rsidRDefault="002F5A40" w:rsidP="00D45ADF">
    <w:pPr>
      <w:pStyle w:val="Header"/>
      <w:tabs>
        <w:tab w:val="clear" w:pos="4513"/>
        <w:tab w:val="clear" w:pos="9026"/>
        <w:tab w:val="right" w:pos="10206"/>
      </w:tabs>
      <w:spacing w:after="240"/>
      <w:rPr>
        <w:rFonts w:cstheme="minorHAnsi"/>
        <w:color w:val="999999"/>
        <w:sz w:val="20"/>
        <w:szCs w:val="20"/>
      </w:rPr>
    </w:pPr>
    <w:r>
      <w:rPr>
        <w:noProof/>
        <w:lang w:eastAsia="en-GB"/>
      </w:rPr>
      <mc:AlternateContent>
        <mc:Choice Requires="wps">
          <w:drawing>
            <wp:anchor distT="0" distB="0" distL="114300" distR="114300" simplePos="0" relativeHeight="251668480" behindDoc="0" locked="0" layoutInCell="1" allowOverlap="1" wp14:anchorId="41A9DA5F" wp14:editId="2C2B4F19">
              <wp:simplePos x="0" y="0"/>
              <wp:positionH relativeFrom="column">
                <wp:align>center</wp:align>
              </wp:positionH>
              <wp:positionV relativeFrom="page">
                <wp:align>bottom</wp:align>
              </wp:positionV>
              <wp:extent cx="7700400" cy="396000"/>
              <wp:effectExtent l="0" t="0" r="0" b="444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6FE7FD0B"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1A9DA5F" id="_x0000_t202" coordsize="21600,21600" o:spt="202" path="m,l,21600r21600,l21600,xe">
              <v:stroke joinstyle="miter"/>
              <v:path gradientshapeok="t" o:connecttype="rect"/>
            </v:shapetype>
            <v:shape id="_x0000_s1027" type="#_x0000_t202" style="position:absolute;margin-left:0;margin-top:0;width:606.35pt;height:31.2pt;z-index:251668480;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" fillcolor="#a5a5a5 [2092]" stroked="f">
              <v:textbox>
                <w:txbxContent>
                  <w:p w14:paraId="6FE7FD0B"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noProof/>
        <w:lang w:eastAsia="en-GB"/>
      </w:rPr>
      <mc:AlternateContent>
        <mc:Choice Requires="wps">
          <w:drawing>
            <wp:anchor distT="0" distB="0" distL="114300" distR="114300" simplePos="0" relativeHeight="251666432" behindDoc="0" locked="0" layoutInCell="1" allowOverlap="1" wp14:anchorId="14862ABB" wp14:editId="7A2207B2">
              <wp:simplePos x="0" y="0"/>
              <wp:positionH relativeFrom="column">
                <wp:align>center</wp:align>
              </wp:positionH>
              <wp:positionV relativeFrom="page">
                <wp:align>top</wp:align>
              </wp:positionV>
              <wp:extent cx="7700400" cy="396000"/>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14:paraId="7E78919F"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862ABB" id="_x0000_s1028" type="#_x0000_t202" style="position:absolute;margin-left:0;margin-top:0;width:606.35pt;height:31.2pt;z-index:251666432;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" fillcolor="#a5a5a5 [2092]" stroked="f">
              <v:textbox>
                <w:txbxContent>
                  <w:p w14:paraId="7E78919F"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rFonts w:cstheme="minorHAnsi"/>
        <w:b/>
        <w:color w:val="999999"/>
        <w:sz w:val="20"/>
        <w:szCs w:val="20"/>
      </w:rPr>
      <w:t>ARTICLE</w:t>
    </w:r>
    <w:r w:rsidRPr="00E70DCE">
      <w:rPr>
        <w:rFonts w:cstheme="minorHAnsi"/>
        <w:color w:val="999999"/>
        <w:sz w:val="20"/>
        <w:szCs w:val="20"/>
      </w:rPr>
      <w:tab/>
    </w:r>
    <w:r>
      <w:rPr>
        <w:rFonts w:cstheme="minorHAnsi"/>
        <w:color w:val="999999"/>
        <w:sz w:val="20"/>
        <w:szCs w:val="20"/>
      </w:rPr>
      <w:t>Chemical Science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CE227" w14:textId="77777777" w:rsidR="002F5A40" w:rsidRPr="004C4796" w:rsidRDefault="002F5A40" w:rsidP="00D45ADF">
    <w:pPr>
      <w:pStyle w:val="Header"/>
      <w:tabs>
        <w:tab w:val="clear" w:pos="4513"/>
        <w:tab w:val="clear" w:pos="9026"/>
        <w:tab w:val="right" w:pos="10206"/>
      </w:tabs>
      <w:spacing w:after="240"/>
      <w:rPr>
        <w:rFonts w:cstheme="minorHAnsi"/>
        <w:b/>
        <w:color w:val="999999"/>
        <w:sz w:val="20"/>
        <w:szCs w:val="20"/>
      </w:rPr>
    </w:pPr>
    <w:r w:rsidRPr="004C4796">
      <w:rPr>
        <w:lang w:eastAsia="en-GB"/>
      </w:rPr>
      <mc:AlternateContent>
        <mc:Choice Requires="wps">
          <w:drawing>
            <wp:anchor distT="0" distB="0" distL="114300" distR="114300" simplePos="0" relativeHeight="251672576" behindDoc="0" locked="0" layoutInCell="1" allowOverlap="1" wp14:anchorId="068E279C" wp14:editId="16924D89">
              <wp:simplePos x="0" y="0"/>
              <wp:positionH relativeFrom="column">
                <wp:align>center</wp:align>
              </wp:positionH>
              <wp:positionV relativeFrom="page">
                <wp:align>bottom</wp:align>
              </wp:positionV>
              <wp:extent cx="7700400" cy="399600"/>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14:paraId="6BCC8A5F"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68E279C" id="_x0000_t202" coordsize="21600,21600" o:spt="202" path="m,l,21600r21600,l21600,xe">
              <v:stroke joinstyle="miter"/>
              <v:path gradientshapeok="t" o:connecttype="rect"/>
            </v:shapetype>
            <v:shape id="_x0000_s1029" type="#_x0000_t202" style="position:absolute;margin-left:0;margin-top:0;width:606.35pt;height:31.45pt;z-index:251672576;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" fillcolor="#a5a5a5 [2092]" stroked="f">
              <v:textbox>
                <w:txbxContent>
                  <w:p w14:paraId="6BCC8A5F"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Pr="004C4796">
      <w:rPr>
        <w:rFonts w:cstheme="minorHAnsi"/>
        <w:b/>
        <w:color w:val="999999"/>
        <w:sz w:val="20"/>
        <w:szCs w:val="20"/>
      </w:rPr>
      <w:t>Journal Name</w:t>
    </w:r>
    <w:r w:rsidRPr="004C4796">
      <w:rPr>
        <w:lang w:eastAsia="en-GB"/>
      </w:rPr>
      <mc:AlternateContent>
        <mc:Choice Requires="wps">
          <w:drawing>
            <wp:anchor distT="0" distB="0" distL="114300" distR="114300" simplePos="0" relativeHeight="251670528" behindDoc="0" locked="0" layoutInCell="1" allowOverlap="1" wp14:anchorId="05B54DA6" wp14:editId="17709AB8">
              <wp:simplePos x="0" y="0"/>
              <wp:positionH relativeFrom="column">
                <wp:align>center</wp:align>
              </wp:positionH>
              <wp:positionV relativeFrom="page">
                <wp:align>top</wp:align>
              </wp:positionV>
              <wp:extent cx="7700400" cy="4248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424800"/>
                      </a:xfrm>
                      <a:prstGeom prst="rect">
                        <a:avLst/>
                      </a:prstGeom>
                      <a:solidFill>
                        <a:schemeClr val="bg1">
                          <a:lumMod val="65000"/>
                        </a:schemeClr>
                      </a:solidFill>
                      <a:ln w="9525">
                        <a:noFill/>
                        <a:miter lim="800000"/>
                        <a:headEnd/>
                        <a:tailEnd/>
                      </a:ln>
                    </wps:spPr>
                    <wps:txbx>
                      <w:txbxContent>
                        <w:p w14:paraId="1869FB82"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5B54DA6" id="_x0000_s1030" type="#_x0000_t202" style="position:absolute;margin-left:0;margin-top:0;width:606.35pt;height:33.45pt;z-index:251670528;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" fillcolor="#a5a5a5 [2092]" stroked="f">
              <v:textbox>
                <w:txbxContent>
                  <w:p w14:paraId="1869FB82"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Pr="004C4796">
      <w:rPr>
        <w:rFonts w:cstheme="minorHAnsi"/>
        <w:b/>
        <w:color w:val="999999"/>
        <w:sz w:val="20"/>
        <w:szCs w:val="20"/>
      </w:rPr>
      <w:ptab w:relativeTo="margin" w:alignment="right" w:leader="none"/>
    </w:r>
    <w:r w:rsidRPr="004C4796">
      <w:rPr>
        <w:rFonts w:cstheme="minorHAnsi"/>
        <w:b/>
        <w:color w:val="999999"/>
        <w:sz w:val="20"/>
        <w:szCs w:val="20"/>
      </w:rPr>
      <w:t xml:space="preserve"> ARTICLE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04533" w14:textId="0D19F665" w:rsidR="002F5A40" w:rsidRPr="004C4796" w:rsidRDefault="002F5A40" w:rsidP="00180ABE">
    <w:pPr>
      <w:pStyle w:val="Header"/>
      <w:shd w:val="clear" w:color="auto" w:fill="FFFFFF" w:themeFill="background1"/>
      <w:tabs>
        <w:tab w:val="clear" w:pos="4513"/>
        <w:tab w:val="clear" w:pos="9026"/>
        <w:tab w:val="right" w:pos="10205"/>
      </w:tabs>
      <w:spacing w:after="240"/>
      <w:rPr>
        <w:b/>
        <w:sz w:val="32"/>
        <w:szCs w:val="32"/>
      </w:rPr>
    </w:pPr>
    <w:r w:rsidRPr="004C4796">
      <w:rPr>
        <w:lang w:eastAsia="en-GB"/>
      </w:rPr>
      <mc:AlternateContent>
        <mc:Choice Requires="wps">
          <w:drawing>
            <wp:anchor distT="0" distB="0" distL="114300" distR="114300" simplePos="0" relativeHeight="251662336" behindDoc="0" locked="0" layoutInCell="1" allowOverlap="1" wp14:anchorId="55EC4E46" wp14:editId="6583AD91">
              <wp:simplePos x="0" y="0"/>
              <wp:positionH relativeFrom="column">
                <wp:align>center</wp:align>
              </wp:positionH>
              <wp:positionV relativeFrom="page">
                <wp:align>top</wp:align>
              </wp:positionV>
              <wp:extent cx="7700400" cy="399600"/>
              <wp:effectExtent l="0" t="0" r="0" b="6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14:paraId="6E1A1291"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5EC4E46" id="_x0000_t202" coordsize="21600,21600" o:spt="202" path="m,l,21600r21600,l21600,xe">
              <v:stroke joinstyle="miter"/>
              <v:path gradientshapeok="t" o:connecttype="rect"/>
            </v:shapetype>
            <v:shape id="_x0000_s1031" type="#_x0000_t202" style="position:absolute;margin-left:0;margin-top:0;width:606.35pt;height:31.45pt;z-index:251662336;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" fillcolor="#a5a5a5 [2092]" stroked="f">
              <v:textbox>
                <w:txbxContent>
                  <w:p w14:paraId="6E1A1291" w14:textId="77777777" w:rsidR="002F5A40" w:rsidRPr="00F20A7C" w:rsidRDefault="002F5A40"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Pr="004C4796">
      <w:rPr>
        <w:b/>
        <w:sz w:val="32"/>
        <w:szCs w:val="32"/>
      </w:rPr>
      <w:t>Chemical Science</w:t>
    </w:r>
    <w:r w:rsidRPr="004C4796">
      <w:rPr>
        <w:b/>
        <w:sz w:val="32"/>
        <w:szCs w:val="32"/>
      </w:rPr>
      <w:tab/>
    </w:r>
    <w:r w:rsidRPr="004C4796">
      <w:rPr>
        <w:b/>
        <w:sz w:val="32"/>
        <w:szCs w:val="32"/>
        <w:lang w:eastAsia="en-GB"/>
      </w:rPr>
      <w:drawing>
        <wp:inline distT="0" distB="0" distL="0" distR="0" wp14:anchorId="07A6813A" wp14:editId="19B8309D">
          <wp:extent cx="972312" cy="6492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C_LOGO_CORPORATE_CMYK.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972312" cy="649224"/>
                  </a:xfrm>
                  <a:prstGeom prst="rect">
                    <a:avLst/>
                  </a:prstGeom>
                </pic:spPr>
              </pic:pic>
            </a:graphicData>
          </a:graphic>
        </wp:inline>
      </w:drawing>
    </w:r>
  </w:p>
  <w:p w14:paraId="57BB8314" w14:textId="77777777" w:rsidR="002F5A40" w:rsidRPr="004C4796" w:rsidRDefault="002F5A40" w:rsidP="00180ABE">
    <w:pPr>
      <w:pStyle w:val="Header"/>
      <w:pBdr>
        <w:top w:val="single" w:sz="4" w:space="9" w:color="9CB8C7"/>
        <w:left w:val="single" w:sz="4" w:space="6" w:color="9CB8C7"/>
        <w:bottom w:val="single" w:sz="4" w:space="9" w:color="9CB8C7"/>
        <w:right w:val="single" w:sz="4" w:space="6" w:color="9CB8C7"/>
      </w:pBdr>
      <w:shd w:val="clear" w:color="auto" w:fill="9CB8C7"/>
      <w:spacing w:after="240"/>
      <w:ind w:left="170" w:right="170"/>
      <w:rPr>
        <w:rFonts w:cstheme="minorHAnsi"/>
        <w:color w:val="FFFFFF" w:themeColor="background1"/>
        <w:sz w:val="32"/>
        <w:szCs w:val="32"/>
      </w:rPr>
    </w:pPr>
    <w:r w:rsidRPr="004C4796">
      <w:rPr>
        <w:rFonts w:cstheme="minorHAnsi"/>
        <w:color w:val="FFFFFF" w:themeColor="background1"/>
        <w:sz w:val="32"/>
        <w:szCs w:val="32"/>
      </w:rPr>
      <w:t>ARTICLE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CE18C1"/>
    <w:multiLevelType w:val="hybridMultilevel"/>
    <w:tmpl w:val="AD169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2B0EBB"/>
    <w:multiLevelType w:val="hybridMultilevel"/>
    <w:tmpl w:val="AAD643F4"/>
    <w:lvl w:ilvl="0" w:tplc="54A6E152">
      <w:start w:val="1"/>
      <w:numFmt w:val="lowerLetter"/>
      <w:pStyle w:val="RSCF01FootnoteAuthorAddress"/>
      <w:lvlText w:val="%1."/>
      <w:lvlJc w:val="left"/>
      <w:pPr>
        <w:ind w:left="720" w:hanging="360"/>
      </w:pPr>
      <w:rPr>
        <w:rFonts w:ascii="Calibri" w:hAnsi="Calibri" w:hint="default"/>
        <w:b w:val="0"/>
        <w:i/>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C4793E"/>
    <w:multiLevelType w:val="hybridMultilevel"/>
    <w:tmpl w:val="1E5E52AA"/>
    <w:lvl w:ilvl="0" w:tplc="A2DA1DF6">
      <w:start w:val="1"/>
      <w:numFmt w:val="decimal"/>
      <w:pStyle w:val="RSCR02Reference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E4064A"/>
    <w:multiLevelType w:val="hybridMultilevel"/>
    <w:tmpl w:val="CFE8A9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4DDD5E67"/>
    <w:multiLevelType w:val="hybridMultilevel"/>
    <w:tmpl w:val="918C1248"/>
    <w:lvl w:ilvl="0" w:tplc="F11A06D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2E7F39"/>
    <w:multiLevelType w:val="hybridMultilevel"/>
    <w:tmpl w:val="14BA6562"/>
    <w:lvl w:ilvl="0" w:tplc="98B861D8">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6"/>
  </w:num>
  <w:num w:numId="5">
    <w:abstractNumId w:val="5"/>
  </w:num>
  <w:num w:numId="6">
    <w:abstractNumId w:val="1"/>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DateAndTime/>
  <w:embedTrueTypeFonts/>
  <w:activeWritingStyle w:appName="MSWord" w:lang="en-US" w:vendorID="64" w:dllVersion="0" w:nlCheck="1" w:checkStyle="0"/>
  <w:activeWritingStyle w:appName="MSWord" w:lang="en-GB" w:vendorID="64" w:dllVersion="0" w:nlCheck="1" w:checkStyle="0"/>
  <w:proofState w:spelling="clean" w:grammar="clean"/>
  <w:attachedTemplate r:id="rId1"/>
  <w:stylePaneSortMethod w:val="0000"/>
  <w:trackRevisions/>
  <w:defaultTabStop w:val="28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5A0"/>
    <w:rsid w:val="00004DCD"/>
    <w:rsid w:val="00005B8A"/>
    <w:rsid w:val="0000786D"/>
    <w:rsid w:val="00022D8A"/>
    <w:rsid w:val="00033A1C"/>
    <w:rsid w:val="0003744F"/>
    <w:rsid w:val="00050799"/>
    <w:rsid w:val="000622D1"/>
    <w:rsid w:val="00071E41"/>
    <w:rsid w:val="00073639"/>
    <w:rsid w:val="00080737"/>
    <w:rsid w:val="000A2670"/>
    <w:rsid w:val="000B5417"/>
    <w:rsid w:val="000C0A9D"/>
    <w:rsid w:val="000D2FAC"/>
    <w:rsid w:val="000D5891"/>
    <w:rsid w:val="000D6963"/>
    <w:rsid w:val="000D74DE"/>
    <w:rsid w:val="000E7A32"/>
    <w:rsid w:val="000F0959"/>
    <w:rsid w:val="000F28A0"/>
    <w:rsid w:val="000F3A41"/>
    <w:rsid w:val="000F4232"/>
    <w:rsid w:val="00101A17"/>
    <w:rsid w:val="00120227"/>
    <w:rsid w:val="00126027"/>
    <w:rsid w:val="00142131"/>
    <w:rsid w:val="0014573C"/>
    <w:rsid w:val="001508E9"/>
    <w:rsid w:val="00154DBF"/>
    <w:rsid w:val="001633D9"/>
    <w:rsid w:val="001802D5"/>
    <w:rsid w:val="00180ABE"/>
    <w:rsid w:val="001923AB"/>
    <w:rsid w:val="001A481E"/>
    <w:rsid w:val="001A6177"/>
    <w:rsid w:val="001A7A5E"/>
    <w:rsid w:val="001B68B7"/>
    <w:rsid w:val="001C1EB8"/>
    <w:rsid w:val="001D03CC"/>
    <w:rsid w:val="001D4679"/>
    <w:rsid w:val="001F16CB"/>
    <w:rsid w:val="00206A82"/>
    <w:rsid w:val="00214BEC"/>
    <w:rsid w:val="00237C8A"/>
    <w:rsid w:val="0024022C"/>
    <w:rsid w:val="00241ACD"/>
    <w:rsid w:val="00253551"/>
    <w:rsid w:val="00270DD5"/>
    <w:rsid w:val="00271235"/>
    <w:rsid w:val="00272D6F"/>
    <w:rsid w:val="0029485F"/>
    <w:rsid w:val="002A5421"/>
    <w:rsid w:val="002B6BB2"/>
    <w:rsid w:val="002C05B7"/>
    <w:rsid w:val="002C0803"/>
    <w:rsid w:val="002C251C"/>
    <w:rsid w:val="002C3D7C"/>
    <w:rsid w:val="002E17F7"/>
    <w:rsid w:val="002E5B1D"/>
    <w:rsid w:val="002F52C3"/>
    <w:rsid w:val="002F5A40"/>
    <w:rsid w:val="00300D68"/>
    <w:rsid w:val="003016A3"/>
    <w:rsid w:val="003145F0"/>
    <w:rsid w:val="003170E9"/>
    <w:rsid w:val="003205CF"/>
    <w:rsid w:val="00323034"/>
    <w:rsid w:val="00323435"/>
    <w:rsid w:val="00332999"/>
    <w:rsid w:val="00352029"/>
    <w:rsid w:val="00352AA4"/>
    <w:rsid w:val="00354579"/>
    <w:rsid w:val="00356F00"/>
    <w:rsid w:val="003702EA"/>
    <w:rsid w:val="00377481"/>
    <w:rsid w:val="003841C1"/>
    <w:rsid w:val="00385965"/>
    <w:rsid w:val="00395670"/>
    <w:rsid w:val="003A18E0"/>
    <w:rsid w:val="003A7E95"/>
    <w:rsid w:val="003B6476"/>
    <w:rsid w:val="003B739C"/>
    <w:rsid w:val="003C2BF7"/>
    <w:rsid w:val="003C6313"/>
    <w:rsid w:val="003D4ECA"/>
    <w:rsid w:val="003D6715"/>
    <w:rsid w:val="003E27F7"/>
    <w:rsid w:val="003E55B2"/>
    <w:rsid w:val="003E7EC3"/>
    <w:rsid w:val="00404B99"/>
    <w:rsid w:val="00404D93"/>
    <w:rsid w:val="0043180D"/>
    <w:rsid w:val="00440F2C"/>
    <w:rsid w:val="004414A5"/>
    <w:rsid w:val="0044700B"/>
    <w:rsid w:val="004639EE"/>
    <w:rsid w:val="00467171"/>
    <w:rsid w:val="00467C80"/>
    <w:rsid w:val="00474052"/>
    <w:rsid w:val="004877C8"/>
    <w:rsid w:val="004901D3"/>
    <w:rsid w:val="004A37F8"/>
    <w:rsid w:val="004A3F5E"/>
    <w:rsid w:val="004B259D"/>
    <w:rsid w:val="004B3CDF"/>
    <w:rsid w:val="004B5EA4"/>
    <w:rsid w:val="004C4796"/>
    <w:rsid w:val="004C531E"/>
    <w:rsid w:val="004C6C90"/>
    <w:rsid w:val="004C7DD7"/>
    <w:rsid w:val="004D08E7"/>
    <w:rsid w:val="004E4FA0"/>
    <w:rsid w:val="004E699D"/>
    <w:rsid w:val="005037CD"/>
    <w:rsid w:val="00504795"/>
    <w:rsid w:val="00507D86"/>
    <w:rsid w:val="00514CBA"/>
    <w:rsid w:val="00521344"/>
    <w:rsid w:val="0052630A"/>
    <w:rsid w:val="0053177A"/>
    <w:rsid w:val="00533EA1"/>
    <w:rsid w:val="00545C02"/>
    <w:rsid w:val="00567541"/>
    <w:rsid w:val="005771C3"/>
    <w:rsid w:val="00577B54"/>
    <w:rsid w:val="00590F6D"/>
    <w:rsid w:val="005A28E6"/>
    <w:rsid w:val="005A5A6D"/>
    <w:rsid w:val="005A5ED7"/>
    <w:rsid w:val="005B020E"/>
    <w:rsid w:val="005B1ACA"/>
    <w:rsid w:val="005C1A41"/>
    <w:rsid w:val="005C4565"/>
    <w:rsid w:val="005D120D"/>
    <w:rsid w:val="005D3C37"/>
    <w:rsid w:val="005E05CD"/>
    <w:rsid w:val="005F0008"/>
    <w:rsid w:val="005F72DD"/>
    <w:rsid w:val="0060722D"/>
    <w:rsid w:val="0061572F"/>
    <w:rsid w:val="00616A9B"/>
    <w:rsid w:val="006302DC"/>
    <w:rsid w:val="00631441"/>
    <w:rsid w:val="00641030"/>
    <w:rsid w:val="0064297D"/>
    <w:rsid w:val="00645D52"/>
    <w:rsid w:val="0065133B"/>
    <w:rsid w:val="006556AC"/>
    <w:rsid w:val="006602F1"/>
    <w:rsid w:val="006705BB"/>
    <w:rsid w:val="00670ED4"/>
    <w:rsid w:val="00672928"/>
    <w:rsid w:val="00674A86"/>
    <w:rsid w:val="00676BCA"/>
    <w:rsid w:val="0069719D"/>
    <w:rsid w:val="0069782E"/>
    <w:rsid w:val="0069789E"/>
    <w:rsid w:val="006A69C8"/>
    <w:rsid w:val="006C5B99"/>
    <w:rsid w:val="006D1E31"/>
    <w:rsid w:val="006D6163"/>
    <w:rsid w:val="006D6E90"/>
    <w:rsid w:val="006E58B1"/>
    <w:rsid w:val="006F01C4"/>
    <w:rsid w:val="006F487B"/>
    <w:rsid w:val="006F7294"/>
    <w:rsid w:val="006F740B"/>
    <w:rsid w:val="007065C7"/>
    <w:rsid w:val="00721C7F"/>
    <w:rsid w:val="00744A41"/>
    <w:rsid w:val="00766C04"/>
    <w:rsid w:val="00780A41"/>
    <w:rsid w:val="00794787"/>
    <w:rsid w:val="0079539B"/>
    <w:rsid w:val="007A37D8"/>
    <w:rsid w:val="007C0900"/>
    <w:rsid w:val="007C3D03"/>
    <w:rsid w:val="007D1EFA"/>
    <w:rsid w:val="007D5FE4"/>
    <w:rsid w:val="00804771"/>
    <w:rsid w:val="008125A0"/>
    <w:rsid w:val="0081697A"/>
    <w:rsid w:val="00830158"/>
    <w:rsid w:val="008352E2"/>
    <w:rsid w:val="0084404D"/>
    <w:rsid w:val="00847262"/>
    <w:rsid w:val="00852093"/>
    <w:rsid w:val="008560DE"/>
    <w:rsid w:val="00857BEA"/>
    <w:rsid w:val="008676DE"/>
    <w:rsid w:val="00884169"/>
    <w:rsid w:val="008848EE"/>
    <w:rsid w:val="0088525A"/>
    <w:rsid w:val="00886E08"/>
    <w:rsid w:val="008928EA"/>
    <w:rsid w:val="008A0D60"/>
    <w:rsid w:val="008A2DA9"/>
    <w:rsid w:val="008B6B72"/>
    <w:rsid w:val="008C1387"/>
    <w:rsid w:val="008C682F"/>
    <w:rsid w:val="008E0F8A"/>
    <w:rsid w:val="008E459A"/>
    <w:rsid w:val="008E509B"/>
    <w:rsid w:val="008F4811"/>
    <w:rsid w:val="008F525A"/>
    <w:rsid w:val="009026D4"/>
    <w:rsid w:val="00906713"/>
    <w:rsid w:val="0092763E"/>
    <w:rsid w:val="009316A6"/>
    <w:rsid w:val="00932DBA"/>
    <w:rsid w:val="00936114"/>
    <w:rsid w:val="009400E9"/>
    <w:rsid w:val="00944B93"/>
    <w:rsid w:val="00946830"/>
    <w:rsid w:val="009577C2"/>
    <w:rsid w:val="00962779"/>
    <w:rsid w:val="009654EC"/>
    <w:rsid w:val="009658F9"/>
    <w:rsid w:val="009918D9"/>
    <w:rsid w:val="00994B98"/>
    <w:rsid w:val="009A392D"/>
    <w:rsid w:val="009A56E0"/>
    <w:rsid w:val="009B7C25"/>
    <w:rsid w:val="009D17C3"/>
    <w:rsid w:val="009D47C2"/>
    <w:rsid w:val="009D6663"/>
    <w:rsid w:val="009E51F8"/>
    <w:rsid w:val="009F2649"/>
    <w:rsid w:val="009F34D5"/>
    <w:rsid w:val="009F7B70"/>
    <w:rsid w:val="00A05364"/>
    <w:rsid w:val="00A074D7"/>
    <w:rsid w:val="00A17D23"/>
    <w:rsid w:val="00A208E1"/>
    <w:rsid w:val="00A521AB"/>
    <w:rsid w:val="00A56CD0"/>
    <w:rsid w:val="00A60A8D"/>
    <w:rsid w:val="00A61D3E"/>
    <w:rsid w:val="00A7643E"/>
    <w:rsid w:val="00A9649E"/>
    <w:rsid w:val="00AA1341"/>
    <w:rsid w:val="00AB16D0"/>
    <w:rsid w:val="00AB2C1B"/>
    <w:rsid w:val="00AB6C44"/>
    <w:rsid w:val="00AC3BF2"/>
    <w:rsid w:val="00AD5483"/>
    <w:rsid w:val="00AF0249"/>
    <w:rsid w:val="00AF150F"/>
    <w:rsid w:val="00AF4737"/>
    <w:rsid w:val="00B0470A"/>
    <w:rsid w:val="00B1288B"/>
    <w:rsid w:val="00B2364D"/>
    <w:rsid w:val="00B53582"/>
    <w:rsid w:val="00B6239D"/>
    <w:rsid w:val="00B63DC0"/>
    <w:rsid w:val="00B67630"/>
    <w:rsid w:val="00B70B18"/>
    <w:rsid w:val="00B722DE"/>
    <w:rsid w:val="00B74A6B"/>
    <w:rsid w:val="00B75973"/>
    <w:rsid w:val="00B80DDB"/>
    <w:rsid w:val="00B817AD"/>
    <w:rsid w:val="00B81EE1"/>
    <w:rsid w:val="00B84B64"/>
    <w:rsid w:val="00B869CA"/>
    <w:rsid w:val="00B9392D"/>
    <w:rsid w:val="00BA761E"/>
    <w:rsid w:val="00BA7CFB"/>
    <w:rsid w:val="00BB3FBE"/>
    <w:rsid w:val="00BB413D"/>
    <w:rsid w:val="00BC603D"/>
    <w:rsid w:val="00BD0EBB"/>
    <w:rsid w:val="00BE7E90"/>
    <w:rsid w:val="00C03CE1"/>
    <w:rsid w:val="00C06961"/>
    <w:rsid w:val="00C3016F"/>
    <w:rsid w:val="00C3147A"/>
    <w:rsid w:val="00C31922"/>
    <w:rsid w:val="00C32EDF"/>
    <w:rsid w:val="00C37F4D"/>
    <w:rsid w:val="00C405FD"/>
    <w:rsid w:val="00C42573"/>
    <w:rsid w:val="00C5024A"/>
    <w:rsid w:val="00C57107"/>
    <w:rsid w:val="00C5772E"/>
    <w:rsid w:val="00C62C2D"/>
    <w:rsid w:val="00C830BA"/>
    <w:rsid w:val="00C9227C"/>
    <w:rsid w:val="00C9557D"/>
    <w:rsid w:val="00C95BB8"/>
    <w:rsid w:val="00CA19F8"/>
    <w:rsid w:val="00CA2740"/>
    <w:rsid w:val="00CC12E6"/>
    <w:rsid w:val="00CC2E25"/>
    <w:rsid w:val="00CC7C64"/>
    <w:rsid w:val="00CD0B47"/>
    <w:rsid w:val="00CD7B84"/>
    <w:rsid w:val="00CE0248"/>
    <w:rsid w:val="00CF5F1A"/>
    <w:rsid w:val="00D010E8"/>
    <w:rsid w:val="00D02C04"/>
    <w:rsid w:val="00D0409B"/>
    <w:rsid w:val="00D138E8"/>
    <w:rsid w:val="00D20259"/>
    <w:rsid w:val="00D208BA"/>
    <w:rsid w:val="00D21668"/>
    <w:rsid w:val="00D216BC"/>
    <w:rsid w:val="00D42F8F"/>
    <w:rsid w:val="00D45ADF"/>
    <w:rsid w:val="00D517D0"/>
    <w:rsid w:val="00D70E05"/>
    <w:rsid w:val="00D7698B"/>
    <w:rsid w:val="00D85D63"/>
    <w:rsid w:val="00DA07F1"/>
    <w:rsid w:val="00DA2FBA"/>
    <w:rsid w:val="00DD06F4"/>
    <w:rsid w:val="00DD500F"/>
    <w:rsid w:val="00DD576A"/>
    <w:rsid w:val="00DF054E"/>
    <w:rsid w:val="00DF53E4"/>
    <w:rsid w:val="00E03DFD"/>
    <w:rsid w:val="00E059A2"/>
    <w:rsid w:val="00E17934"/>
    <w:rsid w:val="00E2136E"/>
    <w:rsid w:val="00E24F3C"/>
    <w:rsid w:val="00E25AF8"/>
    <w:rsid w:val="00E31A6A"/>
    <w:rsid w:val="00E46BDF"/>
    <w:rsid w:val="00E547DB"/>
    <w:rsid w:val="00E555BF"/>
    <w:rsid w:val="00E61949"/>
    <w:rsid w:val="00E70DCE"/>
    <w:rsid w:val="00E81FE7"/>
    <w:rsid w:val="00E8242C"/>
    <w:rsid w:val="00EA27F0"/>
    <w:rsid w:val="00EA446A"/>
    <w:rsid w:val="00EA7DC1"/>
    <w:rsid w:val="00EB2CC2"/>
    <w:rsid w:val="00EB5BA2"/>
    <w:rsid w:val="00EB5C28"/>
    <w:rsid w:val="00EC626B"/>
    <w:rsid w:val="00EE0B00"/>
    <w:rsid w:val="00EE3AFB"/>
    <w:rsid w:val="00EF0D19"/>
    <w:rsid w:val="00EF1577"/>
    <w:rsid w:val="00EF6BD4"/>
    <w:rsid w:val="00F05C18"/>
    <w:rsid w:val="00F157DD"/>
    <w:rsid w:val="00F15F90"/>
    <w:rsid w:val="00F21465"/>
    <w:rsid w:val="00F40158"/>
    <w:rsid w:val="00F430B6"/>
    <w:rsid w:val="00F6065C"/>
    <w:rsid w:val="00F61EB1"/>
    <w:rsid w:val="00F62C8B"/>
    <w:rsid w:val="00F76C9D"/>
    <w:rsid w:val="00F802D4"/>
    <w:rsid w:val="00F80A68"/>
    <w:rsid w:val="00F823A2"/>
    <w:rsid w:val="00F91982"/>
    <w:rsid w:val="00FA01CE"/>
    <w:rsid w:val="00FA2DA2"/>
    <w:rsid w:val="00FA311A"/>
    <w:rsid w:val="00FB16A8"/>
    <w:rsid w:val="00FC1AAD"/>
    <w:rsid w:val="00FC790C"/>
    <w:rsid w:val="00FE0B58"/>
    <w:rsid w:val="00FE0FE8"/>
    <w:rsid w:val="00FF56A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4AC76"/>
  <w15:docId w15:val="{832BB04B-C88E-45BB-9BE4-22D412A49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F1577"/>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RSCH01PaperTitle">
    <w:name w:val="RSC H01 Paper Title"/>
    <w:basedOn w:val="Normal"/>
    <w:next w:val="Normal"/>
    <w:link w:val="RSCH01PaperTitleChar"/>
    <w:qFormat/>
    <w:rsid w:val="00C32EDF"/>
    <w:pPr>
      <w:tabs>
        <w:tab w:val="left" w:pos="284"/>
      </w:tabs>
      <w:spacing w:before="400" w:after="160" w:line="240" w:lineRule="auto"/>
    </w:pPr>
    <w:rPr>
      <w:rFonts w:cs="Times New Roman"/>
      <w:b/>
      <w:sz w:val="29"/>
      <w:szCs w:val="32"/>
    </w:rPr>
  </w:style>
  <w:style w:type="paragraph" w:customStyle="1" w:styleId="RSCH02PaperAuthorsandByline">
    <w:name w:val="RSC H02 Paper Authors and Byline"/>
    <w:basedOn w:val="Normal"/>
    <w:link w:val="RSCH02PaperAuthorsandBylineChar"/>
    <w:qFormat/>
    <w:rsid w:val="001633D9"/>
    <w:pPr>
      <w:spacing w:after="120" w:line="240" w:lineRule="exact"/>
    </w:pPr>
    <w:rPr>
      <w:rFonts w:cs="Times New Roman"/>
      <w:sz w:val="20"/>
    </w:rPr>
  </w:style>
  <w:style w:type="paragraph" w:customStyle="1" w:styleId="RSCB01ARTAbstract">
    <w:name w:val="RSC B01 ART Abstract"/>
    <w:basedOn w:val="Normal"/>
    <w:link w:val="RSCB01ARTAbstractChar"/>
    <w:qFormat/>
    <w:rsid w:val="00FA2DA2"/>
    <w:pPr>
      <w:spacing w:line="240" w:lineRule="exact"/>
      <w:jc w:val="both"/>
    </w:pPr>
    <w:rPr>
      <w:noProof/>
      <w:sz w:val="16"/>
      <w:lang w:eastAsia="en-GB"/>
    </w:rPr>
  </w:style>
  <w:style w:type="table" w:styleId="TableGrid">
    <w:name w:val="Table Grid"/>
    <w:basedOn w:val="TableNormal"/>
    <w:uiPriority w:val="59"/>
    <w:rsid w:val="00577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BHeading">
    <w:name w:val="05 B Heading"/>
    <w:basedOn w:val="RSCB04AHeadingSection"/>
    <w:link w:val="05BHeadingChar"/>
    <w:rsid w:val="00AB16D0"/>
    <w:pPr>
      <w:spacing w:before="160" w:line="240" w:lineRule="exact"/>
    </w:pPr>
    <w:rPr>
      <w:rFonts w:ascii="Times New Roman" w:hAnsi="Times New Roman" w:cs="Times New Roman"/>
      <w:sz w:val="18"/>
      <w:szCs w:val="18"/>
    </w:rPr>
  </w:style>
  <w:style w:type="paragraph" w:customStyle="1" w:styleId="RSCB02ArticleText">
    <w:name w:val="RSC B02 Article Text"/>
    <w:basedOn w:val="Normal"/>
    <w:link w:val="RSCB02ArticleTextChar"/>
    <w:qFormat/>
    <w:rsid w:val="00EE3AFB"/>
    <w:pPr>
      <w:spacing w:after="0" w:line="240" w:lineRule="exact"/>
      <w:jc w:val="both"/>
    </w:pPr>
    <w:rPr>
      <w:rFonts w:cs="Times New Roman"/>
      <w:w w:val="108"/>
      <w:sz w:val="18"/>
      <w:szCs w:val="18"/>
    </w:rPr>
  </w:style>
  <w:style w:type="character" w:customStyle="1" w:styleId="06CHeading">
    <w:name w:val="06 C Heading"/>
    <w:basedOn w:val="RSCB02ArticleTextChar"/>
    <w:uiPriority w:val="1"/>
    <w:rsid w:val="00EF1577"/>
    <w:rPr>
      <w:rFonts w:ascii="Times New Roman" w:hAnsi="Times New Roman" w:cs="Times New Roman"/>
      <w:b/>
      <w:smallCaps/>
      <w:w w:val="108"/>
      <w:sz w:val="18"/>
      <w:szCs w:val="18"/>
    </w:rPr>
  </w:style>
  <w:style w:type="character" w:customStyle="1" w:styleId="RSCB02ArticleTextChar">
    <w:name w:val="RSC B02 Article Text Char"/>
    <w:basedOn w:val="DefaultParagraphFont"/>
    <w:link w:val="RSCB02ArticleText"/>
    <w:rsid w:val="00EE3AFB"/>
    <w:rPr>
      <w:rFonts w:cs="Times New Roman"/>
      <w:w w:val="108"/>
      <w:sz w:val="18"/>
      <w:szCs w:val="18"/>
    </w:rPr>
  </w:style>
  <w:style w:type="paragraph" w:customStyle="1" w:styleId="09ListText">
    <w:name w:val="09 List Text"/>
    <w:basedOn w:val="RSCB02ArticleText"/>
    <w:link w:val="09ListTextChar"/>
    <w:rsid w:val="00EF1577"/>
    <w:pPr>
      <w:widowControl w:val="0"/>
      <w:spacing w:line="230" w:lineRule="exact"/>
      <w:ind w:left="284" w:hanging="284"/>
    </w:pPr>
    <w:rPr>
      <w:rFonts w:eastAsia="Times New Roman"/>
      <w:lang w:eastAsia="en-GB"/>
    </w:rPr>
  </w:style>
  <w:style w:type="paragraph" w:customStyle="1" w:styleId="RSCF01FootnoteAuthorAddress">
    <w:name w:val="RSC F01 Footnote Author Address"/>
    <w:link w:val="RSCF01FootnoteAuthorAddressChar"/>
    <w:qFormat/>
    <w:rsid w:val="006556AC"/>
    <w:pPr>
      <w:numPr>
        <w:numId w:val="3"/>
      </w:numPr>
      <w:pBdr>
        <w:top w:val="single" w:sz="12" w:space="1" w:color="A6A6A6" w:themeColor="background1" w:themeShade="A6"/>
      </w:pBdr>
      <w:spacing w:after="0" w:line="240" w:lineRule="auto"/>
      <w:ind w:left="85" w:hanging="85"/>
      <w:suppressOverlap/>
    </w:pPr>
    <w:rPr>
      <w:rFonts w:cs="Times New Roman"/>
      <w:i/>
      <w:w w:val="105"/>
      <w:sz w:val="14"/>
      <w:szCs w:val="14"/>
    </w:rPr>
  </w:style>
  <w:style w:type="paragraph" w:customStyle="1" w:styleId="RSCI02FigureSchemeChartwithtopbar">
    <w:name w:val="RSC I02 Figure/Scheme/Chart with top bar"/>
    <w:basedOn w:val="Normal"/>
    <w:link w:val="RSCI02FigureSchemeChartwithtopbarChar"/>
    <w:qFormat/>
    <w:rsid w:val="006556AC"/>
    <w:pPr>
      <w:pBdr>
        <w:top w:val="single" w:sz="12" w:space="5" w:color="999999"/>
      </w:pBdr>
      <w:spacing w:before="120" w:after="40" w:line="240" w:lineRule="auto"/>
      <w:jc w:val="both"/>
    </w:pPr>
    <w:rPr>
      <w:rFonts w:cs="Times New Roman"/>
      <w:w w:val="108"/>
      <w:sz w:val="14"/>
      <w:szCs w:val="18"/>
    </w:rPr>
  </w:style>
  <w:style w:type="paragraph" w:customStyle="1" w:styleId="RSCI01FigureSchemeChartwithbottombar">
    <w:name w:val="RSC I01 Figure/Scheme/Chart with bottom bar"/>
    <w:basedOn w:val="Normal"/>
    <w:link w:val="RSCI01FigureSchemeChartwithbottombarChar"/>
    <w:qFormat/>
    <w:rsid w:val="006556AC"/>
    <w:pPr>
      <w:pBdr>
        <w:bottom w:val="single" w:sz="12" w:space="5" w:color="999999"/>
      </w:pBdr>
      <w:spacing w:before="40" w:after="120" w:line="120" w:lineRule="exact"/>
      <w:jc w:val="both"/>
    </w:pPr>
    <w:rPr>
      <w:rFonts w:cstheme="minorHAnsi"/>
      <w:w w:val="108"/>
      <w:sz w:val="14"/>
      <w:szCs w:val="14"/>
    </w:rPr>
  </w:style>
  <w:style w:type="paragraph" w:customStyle="1" w:styleId="RSCI03FigureSchemeChartUncaptioned">
    <w:name w:val="RSC I03 Figure/Scheme/Chart Uncaptioned"/>
    <w:basedOn w:val="Normal"/>
    <w:link w:val="RSCI03FigureSchemeChartUncaptionedChar"/>
    <w:qFormat/>
    <w:rsid w:val="006556AC"/>
    <w:pPr>
      <w:spacing w:before="160" w:after="160" w:line="240" w:lineRule="auto"/>
      <w:jc w:val="center"/>
    </w:pPr>
    <w:rPr>
      <w:rFonts w:cs="Times New Roman"/>
      <w:sz w:val="16"/>
      <w:szCs w:val="16"/>
    </w:rPr>
  </w:style>
  <w:style w:type="paragraph" w:customStyle="1" w:styleId="RSCB03MathematicsGreeketc">
    <w:name w:val="RSC B03 Mathematics/Greek etc"/>
    <w:basedOn w:val="Normal"/>
    <w:link w:val="RSCB03MathematicsGreeketcChar"/>
    <w:qFormat/>
    <w:rsid w:val="007A37D8"/>
    <w:pPr>
      <w:tabs>
        <w:tab w:val="center" w:pos="2268"/>
        <w:tab w:val="right" w:pos="4536"/>
      </w:tabs>
      <w:spacing w:before="160" w:after="160" w:line="240" w:lineRule="auto"/>
    </w:pPr>
    <w:rPr>
      <w:rFonts w:ascii="Times New Roman" w:hAnsi="Times New Roman"/>
      <w:sz w:val="18"/>
    </w:rPr>
  </w:style>
  <w:style w:type="paragraph" w:customStyle="1" w:styleId="RSCB09Biography">
    <w:name w:val="RSC B09 Biography"/>
    <w:basedOn w:val="RSCB02ArticleText"/>
    <w:link w:val="RSCB09BiographyChar"/>
    <w:qFormat/>
    <w:rsid w:val="002E5B1D"/>
    <w:pPr>
      <w:pBdr>
        <w:top w:val="single" w:sz="6" w:space="1" w:color="auto"/>
      </w:pBdr>
    </w:pPr>
    <w:rPr>
      <w:i/>
    </w:rPr>
  </w:style>
  <w:style w:type="character" w:customStyle="1" w:styleId="RSCB09BiographyChar">
    <w:name w:val="RSC B09 Biography Char"/>
    <w:basedOn w:val="RSCB02ArticleTextChar"/>
    <w:link w:val="RSCB09Biography"/>
    <w:rsid w:val="002E5B1D"/>
    <w:rPr>
      <w:rFonts w:cs="Times New Roman"/>
      <w:i/>
      <w:w w:val="108"/>
      <w:sz w:val="18"/>
      <w:szCs w:val="18"/>
    </w:rPr>
  </w:style>
  <w:style w:type="paragraph" w:customStyle="1" w:styleId="RSCF02FootnotestoTitleAuthors">
    <w:name w:val="RSC F02 Footnotes to Title/Authors"/>
    <w:basedOn w:val="Normal"/>
    <w:link w:val="RSCF02FootnotestoTitleAuthorsChar"/>
    <w:qFormat/>
    <w:rsid w:val="006556AC"/>
    <w:pPr>
      <w:tabs>
        <w:tab w:val="left" w:pos="284"/>
      </w:tabs>
      <w:spacing w:after="0" w:line="240" w:lineRule="auto"/>
      <w:suppressOverlap/>
      <w:jc w:val="both"/>
    </w:pPr>
    <w:rPr>
      <w:rFonts w:cs="Times New Roman"/>
      <w:w w:val="105"/>
      <w:sz w:val="14"/>
      <w:szCs w:val="14"/>
    </w:rPr>
  </w:style>
  <w:style w:type="character" w:customStyle="1" w:styleId="RSCF01FootnoteAuthorAddressChar">
    <w:name w:val="RSC F01 Footnote Author Address Char"/>
    <w:basedOn w:val="DefaultParagraphFont"/>
    <w:link w:val="RSCF01FootnoteAuthorAddress"/>
    <w:rsid w:val="006556AC"/>
    <w:rPr>
      <w:rFonts w:cs="Times New Roman"/>
      <w:i/>
      <w:w w:val="105"/>
      <w:sz w:val="14"/>
      <w:szCs w:val="14"/>
    </w:rPr>
  </w:style>
  <w:style w:type="paragraph" w:customStyle="1" w:styleId="RSCR02References">
    <w:name w:val="RSC R02 References"/>
    <w:basedOn w:val="RSCB02ArticleText"/>
    <w:link w:val="RSCR02ReferencesChar"/>
    <w:qFormat/>
    <w:rsid w:val="00CF5F1A"/>
    <w:pPr>
      <w:numPr>
        <w:numId w:val="2"/>
      </w:numPr>
      <w:spacing w:line="200" w:lineRule="exact"/>
      <w:ind w:left="284" w:hanging="284"/>
    </w:pPr>
    <w:rPr>
      <w:w w:val="105"/>
    </w:rPr>
  </w:style>
  <w:style w:type="character" w:customStyle="1" w:styleId="RSCF02FootnotestoTitleAuthorsChar">
    <w:name w:val="RSC F02 Footnotes to Title/Authors Char"/>
    <w:basedOn w:val="DefaultParagraphFont"/>
    <w:link w:val="RSCF02FootnotestoTitleAuthors"/>
    <w:rsid w:val="006556AC"/>
    <w:rPr>
      <w:rFonts w:cs="Times New Roman"/>
      <w:w w:val="105"/>
      <w:sz w:val="14"/>
      <w:szCs w:val="14"/>
    </w:rPr>
  </w:style>
  <w:style w:type="paragraph" w:styleId="NoSpacing">
    <w:name w:val="No Spacing"/>
    <w:uiPriority w:val="1"/>
    <w:rsid w:val="00272D6F"/>
    <w:pPr>
      <w:spacing w:after="0" w:line="240" w:lineRule="auto"/>
    </w:pPr>
  </w:style>
  <w:style w:type="character" w:customStyle="1" w:styleId="RSCR02ReferencesChar">
    <w:name w:val="RSC R02 References Char"/>
    <w:basedOn w:val="DefaultParagraphFont"/>
    <w:link w:val="RSCR02References"/>
    <w:rsid w:val="00CF5F1A"/>
    <w:rPr>
      <w:rFonts w:cs="Times New Roman"/>
      <w:w w:val="105"/>
      <w:sz w:val="18"/>
      <w:szCs w:val="18"/>
    </w:rPr>
  </w:style>
  <w:style w:type="paragraph" w:customStyle="1" w:styleId="RSCB04AHeadingSection">
    <w:name w:val="RSC B04 A Heading (Section)"/>
    <w:basedOn w:val="Normal"/>
    <w:link w:val="RSCB04AHeadingSectionChar"/>
    <w:qFormat/>
    <w:rsid w:val="00EF6BD4"/>
    <w:pPr>
      <w:spacing w:before="400" w:after="80" w:line="240" w:lineRule="auto"/>
    </w:pPr>
    <w:rPr>
      <w:b/>
      <w:sz w:val="24"/>
    </w:rPr>
  </w:style>
  <w:style w:type="character" w:customStyle="1" w:styleId="RSCH01PaperTitleChar">
    <w:name w:val="RSC H01 Paper Title Char"/>
    <w:basedOn w:val="DefaultParagraphFont"/>
    <w:link w:val="RSCH01PaperTitle"/>
    <w:rsid w:val="00C32EDF"/>
    <w:rPr>
      <w:rFonts w:cs="Times New Roman"/>
      <w:b/>
      <w:sz w:val="29"/>
      <w:szCs w:val="32"/>
    </w:rPr>
  </w:style>
  <w:style w:type="character" w:customStyle="1" w:styleId="RSCH02PaperAuthorsandBylineChar">
    <w:name w:val="RSC H02 Paper Authors and Byline Char"/>
    <w:basedOn w:val="DefaultParagraphFont"/>
    <w:link w:val="RSCH02PaperAuthorsandByline"/>
    <w:rsid w:val="001633D9"/>
    <w:rPr>
      <w:rFonts w:cs="Times New Roman"/>
      <w:sz w:val="20"/>
    </w:rPr>
  </w:style>
  <w:style w:type="character" w:customStyle="1" w:styleId="RSCB01ARTAbstractChar">
    <w:name w:val="RSC B01 ART Abstract Char"/>
    <w:basedOn w:val="DefaultParagraphFont"/>
    <w:link w:val="RSCB01ARTAbstract"/>
    <w:rsid w:val="00FA2DA2"/>
    <w:rPr>
      <w:noProof/>
      <w:sz w:val="16"/>
      <w:lang w:eastAsia="en-GB"/>
    </w:rPr>
  </w:style>
  <w:style w:type="character" w:customStyle="1" w:styleId="09ListTextChar">
    <w:name w:val="09 List Text Char"/>
    <w:basedOn w:val="RSCB02ArticleTextChar"/>
    <w:link w:val="09ListText"/>
    <w:rsid w:val="00EF1577"/>
    <w:rPr>
      <w:rFonts w:ascii="Times New Roman" w:eastAsia="Times New Roman" w:hAnsi="Times New Roman" w:cs="Times New Roman"/>
      <w:w w:val="108"/>
      <w:sz w:val="18"/>
      <w:szCs w:val="18"/>
      <w:lang w:eastAsia="en-GB"/>
    </w:rPr>
  </w:style>
  <w:style w:type="character" w:customStyle="1" w:styleId="RSCB04AHeadingSectionChar">
    <w:name w:val="RSC B04 A Heading (Section) Char"/>
    <w:basedOn w:val="DefaultParagraphFont"/>
    <w:link w:val="RSCB04AHeadingSection"/>
    <w:rsid w:val="00EF6BD4"/>
    <w:rPr>
      <w:b/>
      <w:sz w:val="24"/>
    </w:rPr>
  </w:style>
  <w:style w:type="character" w:customStyle="1" w:styleId="05BHeadingChar">
    <w:name w:val="05 B Heading Char"/>
    <w:basedOn w:val="RSCB04AHeadingSectionChar"/>
    <w:link w:val="05BHeading"/>
    <w:rsid w:val="00AB16D0"/>
    <w:rPr>
      <w:rFonts w:ascii="Times New Roman" w:hAnsi="Times New Roman" w:cs="Times New Roman"/>
      <w:b/>
      <w:sz w:val="18"/>
      <w:szCs w:val="18"/>
    </w:rPr>
  </w:style>
  <w:style w:type="paragraph" w:customStyle="1" w:styleId="RSCT01TableTitlewithtopbar">
    <w:name w:val="RSC T01 Table Title with top bar"/>
    <w:basedOn w:val="Normal"/>
    <w:link w:val="RSCT01TableTitlewithtopbarChar"/>
    <w:qFormat/>
    <w:rsid w:val="006556AC"/>
    <w:pPr>
      <w:keepNext/>
      <w:keepLines/>
      <w:pBdr>
        <w:top w:val="single" w:sz="12" w:space="1" w:color="999999"/>
        <w:bottom w:val="single" w:sz="6" w:space="1" w:color="auto"/>
      </w:pBdr>
      <w:spacing w:before="120" w:after="120" w:line="200" w:lineRule="exact"/>
      <w:jc w:val="both"/>
    </w:pPr>
    <w:rPr>
      <w:rFonts w:eastAsia="Times New Roman" w:cs="Times New Roman"/>
      <w:sz w:val="14"/>
      <w:szCs w:val="20"/>
      <w:lang w:eastAsia="en-GB"/>
    </w:rPr>
  </w:style>
  <w:style w:type="character" w:customStyle="1" w:styleId="RSCI02FigureSchemeChartwithtopbarChar">
    <w:name w:val="RSC I02 Figure/Scheme/Chart with top bar Char"/>
    <w:basedOn w:val="DefaultParagraphFont"/>
    <w:link w:val="RSCI02FigureSchemeChartwithtopbar"/>
    <w:rsid w:val="006556AC"/>
    <w:rPr>
      <w:rFonts w:cs="Times New Roman"/>
      <w:w w:val="108"/>
      <w:sz w:val="14"/>
      <w:szCs w:val="18"/>
    </w:rPr>
  </w:style>
  <w:style w:type="character" w:customStyle="1" w:styleId="RSCI01FigureSchemeChartwithbottombarChar">
    <w:name w:val="RSC I01 Figure/Scheme/Chart with bottom bar Char"/>
    <w:basedOn w:val="DefaultParagraphFont"/>
    <w:link w:val="RSCI01FigureSchemeChartwithbottombar"/>
    <w:rsid w:val="006556AC"/>
    <w:rPr>
      <w:rFonts w:cstheme="minorHAnsi"/>
      <w:w w:val="108"/>
      <w:sz w:val="14"/>
      <w:szCs w:val="14"/>
    </w:rPr>
  </w:style>
  <w:style w:type="character" w:customStyle="1" w:styleId="RSCI03FigureSchemeChartUncaptionedChar">
    <w:name w:val="RSC I03 Figure/Scheme/Chart Uncaptioned Char"/>
    <w:basedOn w:val="DefaultParagraphFont"/>
    <w:link w:val="RSCI03FigureSchemeChartUncaptioned"/>
    <w:rsid w:val="006556AC"/>
    <w:rPr>
      <w:rFonts w:cs="Times New Roman"/>
      <w:sz w:val="16"/>
      <w:szCs w:val="16"/>
    </w:rPr>
  </w:style>
  <w:style w:type="character" w:customStyle="1" w:styleId="RSCB03MathematicsGreeketcChar">
    <w:name w:val="RSC B03 Mathematics/Greek etc Char"/>
    <w:basedOn w:val="DefaultParagraphFont"/>
    <w:link w:val="RSCB03MathematicsGreeketc"/>
    <w:rsid w:val="007A37D8"/>
    <w:rPr>
      <w:rFonts w:ascii="Times New Roman" w:hAnsi="Times New Roman"/>
      <w:sz w:val="18"/>
    </w:rPr>
  </w:style>
  <w:style w:type="paragraph" w:customStyle="1" w:styleId="RSCT03TableBody">
    <w:name w:val="RSC T03 Table Body"/>
    <w:basedOn w:val="Normal"/>
    <w:link w:val="RSCT03TableBodyChar"/>
    <w:qFormat/>
    <w:rsid w:val="00B0470A"/>
    <w:pPr>
      <w:keepNext/>
      <w:keepLines/>
      <w:spacing w:after="0" w:line="220" w:lineRule="exact"/>
      <w:jc w:val="center"/>
    </w:pPr>
    <w:rPr>
      <w:rFonts w:eastAsia="Times New Roman" w:cs="Times New Roman"/>
      <w:sz w:val="16"/>
      <w:szCs w:val="16"/>
      <w:lang w:eastAsia="en-GB"/>
    </w:rPr>
  </w:style>
  <w:style w:type="character" w:customStyle="1" w:styleId="RSCT01TableTitlewithtopbarChar">
    <w:name w:val="RSC T01 Table Title with top bar Char"/>
    <w:basedOn w:val="DefaultParagraphFont"/>
    <w:link w:val="RSCT01TableTitlewithtopbar"/>
    <w:rsid w:val="006556AC"/>
    <w:rPr>
      <w:rFonts w:eastAsia="Times New Roman" w:cs="Times New Roman"/>
      <w:sz w:val="14"/>
      <w:szCs w:val="20"/>
      <w:lang w:eastAsia="en-GB"/>
    </w:rPr>
  </w:style>
  <w:style w:type="paragraph" w:customStyle="1" w:styleId="RSCT04TableFootnotewithbottombar">
    <w:name w:val="RSC T04 Table Footnote with bottom bar"/>
    <w:basedOn w:val="Normal"/>
    <w:link w:val="RSCT04TableFootnotewithbottombarChar"/>
    <w:qFormat/>
    <w:rsid w:val="006556AC"/>
    <w:pPr>
      <w:keepLines/>
      <w:pBdr>
        <w:bottom w:val="single" w:sz="12" w:space="1" w:color="999999"/>
      </w:pBdr>
      <w:spacing w:before="120" w:after="160" w:line="200" w:lineRule="exact"/>
      <w:jc w:val="both"/>
    </w:pPr>
    <w:rPr>
      <w:rFonts w:eastAsia="Times New Roman" w:cs="Times New Roman"/>
      <w:sz w:val="15"/>
      <w:szCs w:val="20"/>
      <w:lang w:eastAsia="en-GB"/>
    </w:rPr>
  </w:style>
  <w:style w:type="character" w:customStyle="1" w:styleId="RSCT03TableBodyChar">
    <w:name w:val="RSC T03 Table Body Char"/>
    <w:basedOn w:val="DefaultParagraphFont"/>
    <w:link w:val="RSCT03TableBody"/>
    <w:rsid w:val="00B0470A"/>
    <w:rPr>
      <w:rFonts w:eastAsia="Times New Roman" w:cs="Times New Roman"/>
      <w:sz w:val="16"/>
      <w:szCs w:val="16"/>
      <w:lang w:eastAsia="en-GB"/>
    </w:rPr>
  </w:style>
  <w:style w:type="character" w:customStyle="1" w:styleId="RSCT04TableFootnotewithbottombarChar">
    <w:name w:val="RSC T04 Table Footnote with bottom bar Char"/>
    <w:basedOn w:val="DefaultParagraphFont"/>
    <w:link w:val="RSCT04TableFootnotewithbottombar"/>
    <w:rsid w:val="006556AC"/>
    <w:rPr>
      <w:rFonts w:eastAsia="Times New Roman" w:cs="Times New Roman"/>
      <w:sz w:val="15"/>
      <w:szCs w:val="20"/>
      <w:lang w:eastAsia="en-GB"/>
    </w:rPr>
  </w:style>
  <w:style w:type="character" w:styleId="Hyperlink">
    <w:name w:val="Hyperlink"/>
    <w:basedOn w:val="DefaultParagraphFont"/>
    <w:uiPriority w:val="99"/>
    <w:unhideWhenUsed/>
    <w:rsid w:val="005037CD"/>
    <w:rPr>
      <w:color w:val="0000FF" w:themeColor="hyperlink"/>
      <w:u w:val="single"/>
    </w:rPr>
  </w:style>
  <w:style w:type="paragraph" w:styleId="ListParagraph">
    <w:name w:val="List Paragraph"/>
    <w:basedOn w:val="Normal"/>
    <w:uiPriority w:val="34"/>
    <w:qFormat/>
    <w:rsid w:val="00F15F90"/>
    <w:pPr>
      <w:ind w:left="720"/>
      <w:contextualSpacing/>
    </w:pPr>
  </w:style>
  <w:style w:type="paragraph" w:styleId="Revision">
    <w:name w:val="Revision"/>
    <w:hidden/>
    <w:uiPriority w:val="99"/>
    <w:semiHidden/>
    <w:rsid w:val="000D5891"/>
    <w:pPr>
      <w:spacing w:after="0" w:line="240" w:lineRule="auto"/>
    </w:pPr>
  </w:style>
  <w:style w:type="paragraph" w:styleId="FootnoteText">
    <w:name w:val="footnote text"/>
    <w:basedOn w:val="Normal"/>
    <w:link w:val="FootnoteTextChar"/>
    <w:uiPriority w:val="99"/>
    <w:semiHidden/>
    <w:unhideWhenUsed/>
    <w:rsid w:val="00CA27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2740"/>
    <w:rPr>
      <w:sz w:val="20"/>
      <w:szCs w:val="20"/>
    </w:rPr>
  </w:style>
  <w:style w:type="character" w:styleId="FootnoteReference">
    <w:name w:val="footnote reference"/>
    <w:basedOn w:val="DefaultParagraphFont"/>
    <w:uiPriority w:val="99"/>
    <w:semiHidden/>
    <w:unhideWhenUsed/>
    <w:rsid w:val="00CA2740"/>
    <w:rPr>
      <w:vertAlign w:val="superscript"/>
    </w:rPr>
  </w:style>
  <w:style w:type="paragraph" w:styleId="NormalWeb">
    <w:name w:val="Normal (Web)"/>
    <w:basedOn w:val="Normal"/>
    <w:uiPriority w:val="99"/>
    <w:semiHidden/>
    <w:unhideWhenUsed/>
    <w:rsid w:val="0094683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rsid w:val="00B0470A"/>
    <w:pPr>
      <w:spacing w:line="200" w:lineRule="exact"/>
    </w:pPr>
    <w:rPr>
      <w:bCs/>
      <w:sz w:val="14"/>
      <w:szCs w:val="18"/>
    </w:rPr>
  </w:style>
  <w:style w:type="paragraph" w:customStyle="1" w:styleId="Style1">
    <w:name w:val="Style1"/>
    <w:basedOn w:val="RSCB02ArticleText"/>
    <w:link w:val="Style1Char"/>
    <w:rsid w:val="00B0470A"/>
  </w:style>
  <w:style w:type="paragraph" w:customStyle="1" w:styleId="RSCT05TableFootnotewithoutbottombar">
    <w:name w:val="RSC T05 Table Footnote without bottom bar"/>
    <w:basedOn w:val="RSCT04TableFootnotewithbottombar"/>
    <w:link w:val="RSCT05TableFootnotewithoutbottombarChar"/>
    <w:qFormat/>
    <w:rsid w:val="00B0470A"/>
    <w:pPr>
      <w:pBdr>
        <w:bottom w:val="none" w:sz="0" w:space="0" w:color="auto"/>
      </w:pBdr>
    </w:pPr>
  </w:style>
  <w:style w:type="character" w:customStyle="1" w:styleId="Style1Char">
    <w:name w:val="Style1 Char"/>
    <w:basedOn w:val="RSCB02ArticleTextChar"/>
    <w:link w:val="Style1"/>
    <w:rsid w:val="00B0470A"/>
    <w:rPr>
      <w:rFonts w:cs="Times New Roman"/>
      <w:w w:val="108"/>
      <w:sz w:val="18"/>
      <w:szCs w:val="18"/>
    </w:rPr>
  </w:style>
  <w:style w:type="paragraph" w:customStyle="1" w:styleId="RSCT02Tabletitlewithouttopbar">
    <w:name w:val="RSC T02 Table title without top bar"/>
    <w:basedOn w:val="RSCT01TableTitlewithtopbar"/>
    <w:link w:val="RSCT02TabletitlewithouttopbarChar"/>
    <w:qFormat/>
    <w:rsid w:val="00B0470A"/>
    <w:pPr>
      <w:pBdr>
        <w:top w:val="none" w:sz="0" w:space="0" w:color="auto"/>
      </w:pBdr>
    </w:pPr>
  </w:style>
  <w:style w:type="character" w:customStyle="1" w:styleId="RSCT05TableFootnotewithoutbottombarChar">
    <w:name w:val="RSC T05 Table Footnote without bottom bar Char"/>
    <w:basedOn w:val="RSCT04TableFootnotewithbottombarChar"/>
    <w:link w:val="RSCT05TableFootnotewithoutbottombar"/>
    <w:rsid w:val="00B0470A"/>
    <w:rPr>
      <w:rFonts w:eastAsia="Times New Roman" w:cs="Times New Roman"/>
      <w:sz w:val="15"/>
      <w:szCs w:val="20"/>
      <w:lang w:eastAsia="en-GB"/>
    </w:rPr>
  </w:style>
  <w:style w:type="paragraph" w:customStyle="1" w:styleId="RSCI04CaptiontoFigureSchemeChart">
    <w:name w:val="RSC I04 Caption to Figure/Scheme/Chart"/>
    <w:link w:val="RSCI04CaptiontoFigureSchemeChartChar"/>
    <w:qFormat/>
    <w:rsid w:val="006556AC"/>
    <w:pPr>
      <w:spacing w:line="200" w:lineRule="exact"/>
      <w:jc w:val="both"/>
    </w:pPr>
    <w:rPr>
      <w:bCs/>
      <w:sz w:val="14"/>
      <w:szCs w:val="18"/>
    </w:rPr>
  </w:style>
  <w:style w:type="character" w:customStyle="1" w:styleId="RSCT02TabletitlewithouttopbarChar">
    <w:name w:val="RSC T02 Table title without top bar Char"/>
    <w:basedOn w:val="RSCT01TableTitlewithtopbarChar"/>
    <w:link w:val="RSCT02Tabletitlewithouttopbar"/>
    <w:rsid w:val="00B0470A"/>
    <w:rPr>
      <w:rFonts w:eastAsia="Times New Roman" w:cs="Times New Roman"/>
      <w:sz w:val="14"/>
      <w:szCs w:val="20"/>
      <w:lang w:eastAsia="en-GB"/>
    </w:rPr>
  </w:style>
  <w:style w:type="paragraph" w:customStyle="1" w:styleId="RSCR01Footnotestomaintext">
    <w:name w:val="RSC R01 Footnotes to main text"/>
    <w:link w:val="RSCR01FootnotestomaintextChar"/>
    <w:qFormat/>
    <w:rsid w:val="006556AC"/>
    <w:pPr>
      <w:spacing w:line="200" w:lineRule="exact"/>
      <w:jc w:val="both"/>
    </w:pPr>
    <w:rPr>
      <w:bCs/>
      <w:sz w:val="18"/>
      <w:szCs w:val="18"/>
    </w:rPr>
  </w:style>
  <w:style w:type="character" w:customStyle="1" w:styleId="RSCI04CaptiontoFigureSchemeChartChar">
    <w:name w:val="RSC I04 Caption to Figure/Scheme/Chart Char"/>
    <w:basedOn w:val="DefaultParagraphFont"/>
    <w:link w:val="RSCI04CaptiontoFigureSchemeChart"/>
    <w:rsid w:val="006556AC"/>
    <w:rPr>
      <w:bCs/>
      <w:sz w:val="14"/>
      <w:szCs w:val="18"/>
    </w:rPr>
  </w:style>
  <w:style w:type="paragraph" w:customStyle="1" w:styleId="RSCM01ReceivedAccepted">
    <w:name w:val="RSC M01 Received/Accepted"/>
    <w:basedOn w:val="Normal"/>
    <w:link w:val="RSCM01ReceivedAcceptedChar"/>
    <w:qFormat/>
    <w:rsid w:val="004C531E"/>
    <w:pPr>
      <w:spacing w:before="960" w:after="0" w:line="180" w:lineRule="exact"/>
      <w:contextualSpacing/>
    </w:pPr>
    <w:rPr>
      <w:rFonts w:eastAsiaTheme="minorEastAsia"/>
      <w:noProof/>
      <w:sz w:val="14"/>
      <w:szCs w:val="14"/>
      <w:lang w:eastAsia="en-GB"/>
    </w:rPr>
  </w:style>
  <w:style w:type="character" w:customStyle="1" w:styleId="RSCR01FootnotestomaintextChar">
    <w:name w:val="RSC R01 Footnotes to main text Char"/>
    <w:basedOn w:val="RSCI04CaptiontoFigureSchemeChartChar"/>
    <w:link w:val="RSCR01Footnotestomaintext"/>
    <w:rsid w:val="006556AC"/>
    <w:rPr>
      <w:bCs/>
      <w:sz w:val="18"/>
      <w:szCs w:val="18"/>
    </w:rPr>
  </w:style>
  <w:style w:type="paragraph" w:customStyle="1" w:styleId="RSCM02DOI">
    <w:name w:val="RSC M02 DOI"/>
    <w:basedOn w:val="Normal"/>
    <w:link w:val="RSCM02DOIChar"/>
    <w:qFormat/>
    <w:rsid w:val="004C531E"/>
    <w:pPr>
      <w:spacing w:before="180" w:after="0" w:line="180" w:lineRule="exact"/>
    </w:pPr>
    <w:rPr>
      <w:sz w:val="14"/>
      <w:szCs w:val="14"/>
    </w:rPr>
  </w:style>
  <w:style w:type="character" w:customStyle="1" w:styleId="RSCM01ReceivedAcceptedChar">
    <w:name w:val="RSC M01 Received/Accepted Char"/>
    <w:basedOn w:val="DefaultParagraphFont"/>
    <w:link w:val="RSCM01ReceivedAccepted"/>
    <w:rsid w:val="004C531E"/>
    <w:rPr>
      <w:rFonts w:eastAsiaTheme="minorEastAsia"/>
      <w:noProof/>
      <w:sz w:val="14"/>
      <w:szCs w:val="14"/>
      <w:lang w:eastAsia="en-GB"/>
    </w:rPr>
  </w:style>
  <w:style w:type="paragraph" w:customStyle="1" w:styleId="RSCM03Website">
    <w:name w:val="RSC M03 Website"/>
    <w:basedOn w:val="Normal"/>
    <w:link w:val="RSCM03WebsiteChar"/>
    <w:qFormat/>
    <w:rsid w:val="004C531E"/>
    <w:pPr>
      <w:spacing w:line="400" w:lineRule="exact"/>
    </w:pPr>
    <w:rPr>
      <w:b/>
      <w:sz w:val="14"/>
      <w:szCs w:val="14"/>
    </w:rPr>
  </w:style>
  <w:style w:type="character" w:customStyle="1" w:styleId="RSCM02DOIChar">
    <w:name w:val="RSC M02 DOI Char"/>
    <w:basedOn w:val="DefaultParagraphFont"/>
    <w:link w:val="RSCM02DOI"/>
    <w:rsid w:val="004C531E"/>
    <w:rPr>
      <w:sz w:val="14"/>
      <w:szCs w:val="14"/>
    </w:rPr>
  </w:style>
  <w:style w:type="paragraph" w:customStyle="1" w:styleId="RSCB05AHeadingSection-standalone">
    <w:name w:val="RSC B05 A Heading (Section - stand alone)"/>
    <w:link w:val="RSCB05AHeadingSection-standaloneChar"/>
    <w:qFormat/>
    <w:rsid w:val="00EF6BD4"/>
    <w:pPr>
      <w:spacing w:before="400" w:after="160" w:line="240" w:lineRule="auto"/>
    </w:pPr>
    <w:rPr>
      <w:rFonts w:cs="Times New Roman"/>
      <w:sz w:val="24"/>
    </w:rPr>
  </w:style>
  <w:style w:type="character" w:customStyle="1" w:styleId="RSCM03WebsiteChar">
    <w:name w:val="RSC M03 Website Char"/>
    <w:basedOn w:val="DefaultParagraphFont"/>
    <w:link w:val="RSCM03Website"/>
    <w:rsid w:val="004C531E"/>
    <w:rPr>
      <w:b/>
      <w:sz w:val="14"/>
      <w:szCs w:val="14"/>
    </w:rPr>
  </w:style>
  <w:style w:type="paragraph" w:customStyle="1" w:styleId="RSCB06BHeadingSub-Section">
    <w:name w:val="RSC B06 B Heading (Sub-Section)"/>
    <w:link w:val="RSCB06BHeadingSub-SectionChar"/>
    <w:qFormat/>
    <w:rsid w:val="00EF6BD4"/>
    <w:pPr>
      <w:spacing w:after="80" w:line="240" w:lineRule="exact"/>
    </w:pPr>
    <w:rPr>
      <w:b/>
      <w:sz w:val="18"/>
    </w:rPr>
  </w:style>
  <w:style w:type="character" w:customStyle="1" w:styleId="RSCB05AHeadingSection-standaloneChar">
    <w:name w:val="RSC B05 A Heading (Section - stand alone) Char"/>
    <w:basedOn w:val="RSCH02PaperAuthorsandBylineChar"/>
    <w:link w:val="RSCB05AHeadingSection-standalone"/>
    <w:rsid w:val="00EF6BD4"/>
    <w:rPr>
      <w:rFonts w:cs="Times New Roman"/>
      <w:sz w:val="24"/>
    </w:rPr>
  </w:style>
  <w:style w:type="paragraph" w:customStyle="1" w:styleId="RSCB07BHeadingSub-Section-standalone">
    <w:name w:val="RSC B07 B Heading (Sub-Section - stand alone)"/>
    <w:link w:val="RSCB07BHeadingSub-Section-standaloneChar"/>
    <w:qFormat/>
    <w:rsid w:val="00EF6BD4"/>
    <w:pPr>
      <w:spacing w:before="160" w:after="80" w:line="240" w:lineRule="exact"/>
    </w:pPr>
    <w:rPr>
      <w:b/>
      <w:sz w:val="18"/>
    </w:rPr>
  </w:style>
  <w:style w:type="character" w:customStyle="1" w:styleId="RSCB06BHeadingSub-SectionChar">
    <w:name w:val="RSC B06 B Heading (Sub-Section) Char"/>
    <w:basedOn w:val="DefaultParagraphFont"/>
    <w:link w:val="RSCB06BHeadingSub-Section"/>
    <w:rsid w:val="00EF6BD4"/>
    <w:rPr>
      <w:b/>
      <w:sz w:val="18"/>
    </w:rPr>
  </w:style>
  <w:style w:type="paragraph" w:customStyle="1" w:styleId="RSCB08CHeadingIn-line">
    <w:name w:val="RSC B08 C Heading (In-line)"/>
    <w:link w:val="RSCB08CHeadingIn-lineChar"/>
    <w:qFormat/>
    <w:rsid w:val="00EF6BD4"/>
    <w:pPr>
      <w:spacing w:after="0"/>
    </w:pPr>
    <w:rPr>
      <w:b/>
      <w:sz w:val="18"/>
    </w:rPr>
  </w:style>
  <w:style w:type="character" w:customStyle="1" w:styleId="RSCB07BHeadingSub-Section-standaloneChar">
    <w:name w:val="RSC B07 B Heading (Sub-Section - stand alone) Char"/>
    <w:basedOn w:val="DefaultParagraphFont"/>
    <w:link w:val="RSCB07BHeadingSub-Section-standalone"/>
    <w:rsid w:val="00EF6BD4"/>
    <w:rPr>
      <w:b/>
      <w:sz w:val="18"/>
    </w:rPr>
  </w:style>
  <w:style w:type="character" w:customStyle="1" w:styleId="RSCB08CHeadingIn-lineChar">
    <w:name w:val="RSC B08 C Heading (In-line) Char"/>
    <w:basedOn w:val="DefaultParagraphFont"/>
    <w:link w:val="RSCB08CHeadingIn-line"/>
    <w:rsid w:val="00EF6BD4"/>
    <w:rPr>
      <w:b/>
      <w:sz w:val="18"/>
    </w:rPr>
  </w:style>
  <w:style w:type="paragraph" w:customStyle="1" w:styleId="RSCI05CaptiontoFigureSchemeChartwithbottombar">
    <w:name w:val="RSC I05 Caption to Figure/Scheme/Chart with bottom bar"/>
    <w:link w:val="RSCI05CaptiontoFigureSchemeChartwithbottombarChar"/>
    <w:qFormat/>
    <w:rsid w:val="006556AC"/>
    <w:pPr>
      <w:pBdr>
        <w:bottom w:val="single" w:sz="12" w:space="1" w:color="A6A6A6" w:themeColor="background1" w:themeShade="A6"/>
      </w:pBdr>
      <w:jc w:val="both"/>
    </w:pPr>
    <w:rPr>
      <w:bCs/>
      <w:sz w:val="14"/>
      <w:szCs w:val="18"/>
    </w:rPr>
  </w:style>
  <w:style w:type="character" w:customStyle="1" w:styleId="RSCI05CaptiontoFigureSchemeChartwithbottombarChar">
    <w:name w:val="RSC I05 Caption to Figure/Scheme/Chart with bottom bar Char"/>
    <w:basedOn w:val="RSCI04CaptiontoFigureSchemeChartChar"/>
    <w:link w:val="RSCI05CaptiontoFigureSchemeChartwithbottombar"/>
    <w:rsid w:val="006556AC"/>
    <w:rPr>
      <w:bCs/>
      <w:sz w:val="14"/>
      <w:szCs w:val="18"/>
    </w:rPr>
  </w:style>
  <w:style w:type="paragraph" w:customStyle="1" w:styleId="04AHeading">
    <w:name w:val="04 A Heading"/>
    <w:basedOn w:val="Normal"/>
    <w:next w:val="Normal"/>
    <w:link w:val="04AHeadingChar"/>
    <w:rsid w:val="00FA2DA2"/>
    <w:pPr>
      <w:spacing w:before="240" w:after="120" w:line="240" w:lineRule="auto"/>
    </w:pPr>
    <w:rPr>
      <w:rFonts w:ascii="Calibri" w:eastAsia="Calibri" w:hAnsi="Calibri" w:cs="Times New Roman"/>
      <w:b/>
    </w:rPr>
  </w:style>
  <w:style w:type="character" w:customStyle="1" w:styleId="04AHeadingChar">
    <w:name w:val="04 A Heading Char"/>
    <w:link w:val="04AHeading"/>
    <w:rsid w:val="00FA2DA2"/>
    <w:rPr>
      <w:rFonts w:ascii="Calibri" w:eastAsia="Calibri" w:hAnsi="Calibri" w:cs="Times New Roman"/>
      <w:b/>
    </w:rPr>
  </w:style>
  <w:style w:type="paragraph" w:customStyle="1" w:styleId="08ArticleText">
    <w:name w:val="08 Article Text"/>
    <w:basedOn w:val="Normal"/>
    <w:link w:val="08ArticleTextChar"/>
    <w:rsid w:val="00FA2DA2"/>
    <w:pPr>
      <w:tabs>
        <w:tab w:val="left" w:pos="284"/>
      </w:tabs>
      <w:spacing w:after="0" w:line="240" w:lineRule="exact"/>
      <w:jc w:val="both"/>
    </w:pPr>
    <w:rPr>
      <w:rFonts w:ascii="Times New Roman" w:eastAsia="Calibri" w:hAnsi="Times New Roman" w:cs="Times New Roman"/>
      <w:w w:val="108"/>
      <w:sz w:val="18"/>
      <w:szCs w:val="18"/>
    </w:rPr>
  </w:style>
  <w:style w:type="character" w:customStyle="1" w:styleId="08ArticleTextChar">
    <w:name w:val="08 Article Text Char"/>
    <w:link w:val="08ArticleText"/>
    <w:rsid w:val="00FA2DA2"/>
    <w:rPr>
      <w:rFonts w:ascii="Times New Roman" w:eastAsia="Calibri" w:hAnsi="Times New Roman" w:cs="Times New Roman"/>
      <w:w w:val="108"/>
      <w:sz w:val="18"/>
      <w:szCs w:val="18"/>
    </w:rPr>
  </w:style>
  <w:style w:type="character" w:styleId="FollowedHyperlink">
    <w:name w:val="FollowedHyperlink"/>
    <w:basedOn w:val="DefaultParagraphFont"/>
    <w:uiPriority w:val="99"/>
    <w:semiHidden/>
    <w:unhideWhenUsed/>
    <w:rsid w:val="0024022C"/>
    <w:rPr>
      <w:color w:val="800080" w:themeColor="followedHyperlink"/>
      <w:u w:val="single"/>
    </w:rPr>
  </w:style>
  <w:style w:type="character" w:styleId="Emphasis">
    <w:name w:val="Emphasis"/>
    <w:basedOn w:val="DefaultParagraphFont"/>
    <w:uiPriority w:val="20"/>
    <w:qFormat/>
    <w:rsid w:val="004E699D"/>
    <w:rPr>
      <w:i/>
      <w:iCs/>
    </w:rPr>
  </w:style>
  <w:style w:type="character" w:styleId="CommentReference">
    <w:name w:val="annotation reference"/>
    <w:basedOn w:val="DefaultParagraphFont"/>
    <w:uiPriority w:val="99"/>
    <w:semiHidden/>
    <w:unhideWhenUsed/>
    <w:rsid w:val="005D120D"/>
    <w:rPr>
      <w:sz w:val="16"/>
      <w:szCs w:val="16"/>
    </w:rPr>
  </w:style>
  <w:style w:type="paragraph" w:styleId="CommentText">
    <w:name w:val="annotation text"/>
    <w:basedOn w:val="Normal"/>
    <w:link w:val="CommentTextChar"/>
    <w:uiPriority w:val="99"/>
    <w:semiHidden/>
    <w:unhideWhenUsed/>
    <w:rsid w:val="005D120D"/>
    <w:pPr>
      <w:spacing w:line="240" w:lineRule="auto"/>
    </w:pPr>
    <w:rPr>
      <w:sz w:val="20"/>
      <w:szCs w:val="20"/>
    </w:rPr>
  </w:style>
  <w:style w:type="character" w:customStyle="1" w:styleId="CommentTextChar">
    <w:name w:val="Comment Text Char"/>
    <w:basedOn w:val="DefaultParagraphFont"/>
    <w:link w:val="CommentText"/>
    <w:uiPriority w:val="99"/>
    <w:semiHidden/>
    <w:rsid w:val="005D120D"/>
    <w:rPr>
      <w:sz w:val="20"/>
      <w:szCs w:val="20"/>
    </w:rPr>
  </w:style>
  <w:style w:type="paragraph" w:styleId="CommentSubject">
    <w:name w:val="annotation subject"/>
    <w:basedOn w:val="CommentText"/>
    <w:next w:val="CommentText"/>
    <w:link w:val="CommentSubjectChar"/>
    <w:uiPriority w:val="99"/>
    <w:semiHidden/>
    <w:unhideWhenUsed/>
    <w:rsid w:val="005D120D"/>
    <w:rPr>
      <w:b/>
      <w:bCs/>
    </w:rPr>
  </w:style>
  <w:style w:type="character" w:customStyle="1" w:styleId="CommentSubjectChar">
    <w:name w:val="Comment Subject Char"/>
    <w:basedOn w:val="CommentTextChar"/>
    <w:link w:val="CommentSubject"/>
    <w:uiPriority w:val="99"/>
    <w:semiHidden/>
    <w:rsid w:val="005D120D"/>
    <w:rPr>
      <w:b/>
      <w:bCs/>
      <w:sz w:val="20"/>
      <w:szCs w:val="20"/>
    </w:rPr>
  </w:style>
  <w:style w:type="character" w:styleId="UnresolvedMention">
    <w:name w:val="Unresolved Mention"/>
    <w:basedOn w:val="DefaultParagraphFont"/>
    <w:uiPriority w:val="99"/>
    <w:semiHidden/>
    <w:unhideWhenUsed/>
    <w:rsid w:val="009F7B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83697">
      <w:bodyDiv w:val="1"/>
      <w:marLeft w:val="0"/>
      <w:marRight w:val="0"/>
      <w:marTop w:val="0"/>
      <w:marBottom w:val="0"/>
      <w:divBdr>
        <w:top w:val="none" w:sz="0" w:space="0" w:color="auto"/>
        <w:left w:val="none" w:sz="0" w:space="0" w:color="auto"/>
        <w:bottom w:val="none" w:sz="0" w:space="0" w:color="auto"/>
        <w:right w:val="none" w:sz="0" w:space="0" w:color="auto"/>
      </w:divBdr>
    </w:div>
    <w:div w:id="130054262">
      <w:bodyDiv w:val="1"/>
      <w:marLeft w:val="0"/>
      <w:marRight w:val="0"/>
      <w:marTop w:val="0"/>
      <w:marBottom w:val="0"/>
      <w:divBdr>
        <w:top w:val="none" w:sz="0" w:space="0" w:color="auto"/>
        <w:left w:val="none" w:sz="0" w:space="0" w:color="auto"/>
        <w:bottom w:val="none" w:sz="0" w:space="0" w:color="auto"/>
        <w:right w:val="none" w:sz="0" w:space="0" w:color="auto"/>
      </w:divBdr>
    </w:div>
    <w:div w:id="255360505">
      <w:bodyDiv w:val="1"/>
      <w:marLeft w:val="0"/>
      <w:marRight w:val="0"/>
      <w:marTop w:val="0"/>
      <w:marBottom w:val="0"/>
      <w:divBdr>
        <w:top w:val="none" w:sz="0" w:space="0" w:color="auto"/>
        <w:left w:val="none" w:sz="0" w:space="0" w:color="auto"/>
        <w:bottom w:val="none" w:sz="0" w:space="0" w:color="auto"/>
        <w:right w:val="none" w:sz="0" w:space="0" w:color="auto"/>
      </w:divBdr>
    </w:div>
    <w:div w:id="356077340">
      <w:bodyDiv w:val="1"/>
      <w:marLeft w:val="0"/>
      <w:marRight w:val="0"/>
      <w:marTop w:val="0"/>
      <w:marBottom w:val="0"/>
      <w:divBdr>
        <w:top w:val="none" w:sz="0" w:space="0" w:color="auto"/>
        <w:left w:val="none" w:sz="0" w:space="0" w:color="auto"/>
        <w:bottom w:val="none" w:sz="0" w:space="0" w:color="auto"/>
        <w:right w:val="none" w:sz="0" w:space="0" w:color="auto"/>
      </w:divBdr>
    </w:div>
    <w:div w:id="404114518">
      <w:bodyDiv w:val="1"/>
      <w:marLeft w:val="0"/>
      <w:marRight w:val="0"/>
      <w:marTop w:val="0"/>
      <w:marBottom w:val="0"/>
      <w:divBdr>
        <w:top w:val="none" w:sz="0" w:space="0" w:color="auto"/>
        <w:left w:val="none" w:sz="0" w:space="0" w:color="auto"/>
        <w:bottom w:val="none" w:sz="0" w:space="0" w:color="auto"/>
        <w:right w:val="none" w:sz="0" w:space="0" w:color="auto"/>
      </w:divBdr>
    </w:div>
    <w:div w:id="404305591">
      <w:bodyDiv w:val="1"/>
      <w:marLeft w:val="0"/>
      <w:marRight w:val="0"/>
      <w:marTop w:val="0"/>
      <w:marBottom w:val="0"/>
      <w:divBdr>
        <w:top w:val="none" w:sz="0" w:space="0" w:color="auto"/>
        <w:left w:val="none" w:sz="0" w:space="0" w:color="auto"/>
        <w:bottom w:val="none" w:sz="0" w:space="0" w:color="auto"/>
        <w:right w:val="none" w:sz="0" w:space="0" w:color="auto"/>
      </w:divBdr>
    </w:div>
    <w:div w:id="494418786">
      <w:bodyDiv w:val="1"/>
      <w:marLeft w:val="0"/>
      <w:marRight w:val="0"/>
      <w:marTop w:val="0"/>
      <w:marBottom w:val="0"/>
      <w:divBdr>
        <w:top w:val="none" w:sz="0" w:space="0" w:color="auto"/>
        <w:left w:val="none" w:sz="0" w:space="0" w:color="auto"/>
        <w:bottom w:val="none" w:sz="0" w:space="0" w:color="auto"/>
        <w:right w:val="none" w:sz="0" w:space="0" w:color="auto"/>
      </w:divBdr>
    </w:div>
    <w:div w:id="623387460">
      <w:bodyDiv w:val="1"/>
      <w:marLeft w:val="0"/>
      <w:marRight w:val="0"/>
      <w:marTop w:val="0"/>
      <w:marBottom w:val="0"/>
      <w:divBdr>
        <w:top w:val="none" w:sz="0" w:space="0" w:color="auto"/>
        <w:left w:val="none" w:sz="0" w:space="0" w:color="auto"/>
        <w:bottom w:val="none" w:sz="0" w:space="0" w:color="auto"/>
        <w:right w:val="none" w:sz="0" w:space="0" w:color="auto"/>
      </w:divBdr>
    </w:div>
    <w:div w:id="710960423">
      <w:bodyDiv w:val="1"/>
      <w:marLeft w:val="0"/>
      <w:marRight w:val="0"/>
      <w:marTop w:val="0"/>
      <w:marBottom w:val="0"/>
      <w:divBdr>
        <w:top w:val="none" w:sz="0" w:space="0" w:color="auto"/>
        <w:left w:val="none" w:sz="0" w:space="0" w:color="auto"/>
        <w:bottom w:val="none" w:sz="0" w:space="0" w:color="auto"/>
        <w:right w:val="none" w:sz="0" w:space="0" w:color="auto"/>
      </w:divBdr>
    </w:div>
    <w:div w:id="833884671">
      <w:bodyDiv w:val="1"/>
      <w:marLeft w:val="0"/>
      <w:marRight w:val="0"/>
      <w:marTop w:val="0"/>
      <w:marBottom w:val="0"/>
      <w:divBdr>
        <w:top w:val="none" w:sz="0" w:space="0" w:color="auto"/>
        <w:left w:val="none" w:sz="0" w:space="0" w:color="auto"/>
        <w:bottom w:val="none" w:sz="0" w:space="0" w:color="auto"/>
        <w:right w:val="none" w:sz="0" w:space="0" w:color="auto"/>
      </w:divBdr>
    </w:div>
    <w:div w:id="1056196653">
      <w:bodyDiv w:val="1"/>
      <w:marLeft w:val="0"/>
      <w:marRight w:val="0"/>
      <w:marTop w:val="0"/>
      <w:marBottom w:val="0"/>
      <w:divBdr>
        <w:top w:val="none" w:sz="0" w:space="0" w:color="auto"/>
        <w:left w:val="none" w:sz="0" w:space="0" w:color="auto"/>
        <w:bottom w:val="none" w:sz="0" w:space="0" w:color="auto"/>
        <w:right w:val="none" w:sz="0" w:space="0" w:color="auto"/>
      </w:divBdr>
    </w:div>
    <w:div w:id="1380132816">
      <w:bodyDiv w:val="1"/>
      <w:marLeft w:val="0"/>
      <w:marRight w:val="0"/>
      <w:marTop w:val="0"/>
      <w:marBottom w:val="0"/>
      <w:divBdr>
        <w:top w:val="none" w:sz="0" w:space="0" w:color="auto"/>
        <w:left w:val="none" w:sz="0" w:space="0" w:color="auto"/>
        <w:bottom w:val="none" w:sz="0" w:space="0" w:color="auto"/>
        <w:right w:val="none" w:sz="0" w:space="0" w:color="auto"/>
      </w:divBdr>
    </w:div>
    <w:div w:id="1409107844">
      <w:bodyDiv w:val="1"/>
      <w:marLeft w:val="0"/>
      <w:marRight w:val="0"/>
      <w:marTop w:val="0"/>
      <w:marBottom w:val="0"/>
      <w:divBdr>
        <w:top w:val="none" w:sz="0" w:space="0" w:color="auto"/>
        <w:left w:val="none" w:sz="0" w:space="0" w:color="auto"/>
        <w:bottom w:val="none" w:sz="0" w:space="0" w:color="auto"/>
        <w:right w:val="none" w:sz="0" w:space="0" w:color="auto"/>
      </w:divBdr>
    </w:div>
    <w:div w:id="1604457870">
      <w:bodyDiv w:val="1"/>
      <w:marLeft w:val="0"/>
      <w:marRight w:val="0"/>
      <w:marTop w:val="0"/>
      <w:marBottom w:val="0"/>
      <w:divBdr>
        <w:top w:val="none" w:sz="0" w:space="0" w:color="auto"/>
        <w:left w:val="none" w:sz="0" w:space="0" w:color="auto"/>
        <w:bottom w:val="none" w:sz="0" w:space="0" w:color="auto"/>
        <w:right w:val="none" w:sz="0" w:space="0" w:color="auto"/>
      </w:divBdr>
    </w:div>
    <w:div w:id="209867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rsc.org/journals-books-databases/journal-authors-reviewers/author-tools-services/"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ncbi.nlm.nih.gov/pmc/articles/PMC3275501/" TargetMode="External"/><Relationship Id="rId26" Type="http://schemas.openxmlformats.org/officeDocument/2006/relationships/hyperlink" Target="https://www.ncbi.nlm.nih.gov/pmc/articles/PMC3275501/" TargetMode="External"/><Relationship Id="rId39" Type="http://schemas.openxmlformats.org/officeDocument/2006/relationships/hyperlink" Target="https://www.ncbi.nlm.nih.gov/pmc/articles/PMC3275501/" TargetMode="External"/><Relationship Id="rId21" Type="http://schemas.openxmlformats.org/officeDocument/2006/relationships/hyperlink" Target="https://www.ncbi.nlm.nih.gov/pmc/articles/PMC3275501/" TargetMode="External"/><Relationship Id="rId34" Type="http://schemas.openxmlformats.org/officeDocument/2006/relationships/hyperlink" Target="https://www.ncbi.nlm.nih.gov/pmc/articles/PMC3275501/" TargetMode="External"/><Relationship Id="rId42" Type="http://schemas.openxmlformats.org/officeDocument/2006/relationships/hyperlink" Target="https://www.ncbi.nlm.nih.gov/pmc/articles/PMC3275501/" TargetMode="External"/><Relationship Id="rId47" Type="http://schemas.openxmlformats.org/officeDocument/2006/relationships/hyperlink" Target="https://www.ncbi.nlm.nih.gov/pmc/articles/PMC3275501/"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s://www.ncbi.nlm.nih.gov/pmc/articles/PMC3275501/" TargetMode="External"/><Relationship Id="rId11" Type="http://schemas.openxmlformats.org/officeDocument/2006/relationships/header" Target="header1.xml"/><Relationship Id="rId24" Type="http://schemas.openxmlformats.org/officeDocument/2006/relationships/hyperlink" Target="https://www.ncbi.nlm.nih.gov/pmc/articles/PMC3275501/" TargetMode="External"/><Relationship Id="rId32" Type="http://schemas.openxmlformats.org/officeDocument/2006/relationships/hyperlink" Target="https://www.ncbi.nlm.nih.gov/pmc/articles/PMC3275501/" TargetMode="External"/><Relationship Id="rId37" Type="http://schemas.openxmlformats.org/officeDocument/2006/relationships/hyperlink" Target="https://www.ncbi.nlm.nih.gov/pmc/articles/PMC3275501/figure/F4/" TargetMode="External"/><Relationship Id="rId40" Type="http://schemas.openxmlformats.org/officeDocument/2006/relationships/hyperlink" Target="https://www.ncbi.nlm.nih.gov/pmc/articles/PMC3275501/" TargetMode="External"/><Relationship Id="rId45" Type="http://schemas.openxmlformats.org/officeDocument/2006/relationships/hyperlink" Target="https://www.ncbi.nlm.nih.gov/pmc/articles/PMC3275501/figure/F10/"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www.ncbi.nlm.nih.gov/pmc/articles/PMC3275501/" TargetMode="External"/><Relationship Id="rId28" Type="http://schemas.openxmlformats.org/officeDocument/2006/relationships/hyperlink" Target="https://www.ncbi.nlm.nih.gov/pmc/articles/PMC3275501/" TargetMode="External"/><Relationship Id="rId36" Type="http://schemas.openxmlformats.org/officeDocument/2006/relationships/hyperlink" Target="https://www.ncbi.nlm.nih.gov/pmc/articles/PMC3275501/figure/F3/" TargetMode="External"/><Relationship Id="rId49" Type="http://schemas.openxmlformats.org/officeDocument/2006/relationships/hyperlink" Target="http://www.rsc.org/journals-books-databases/journal-authors-reviewers/author-responsibilities/" TargetMode="External"/><Relationship Id="rId10" Type="http://schemas.microsoft.com/office/2016/09/relationships/commentsIds" Target="commentsIds.xml"/><Relationship Id="rId19" Type="http://schemas.openxmlformats.org/officeDocument/2006/relationships/hyperlink" Target="https://www.ncbi.nlm.nih.gov/pmc/articles/PMC3275501/" TargetMode="External"/><Relationship Id="rId31" Type="http://schemas.openxmlformats.org/officeDocument/2006/relationships/hyperlink" Target="https://www.ncbi.nlm.nih.gov/pmc/articles/PMC3275501/" TargetMode="External"/><Relationship Id="rId44" Type="http://schemas.openxmlformats.org/officeDocument/2006/relationships/hyperlink" Target="https://www.ncbi.nlm.nih.gov/pmc/articles/PMC3275501/table/T1/" TargetMode="Externa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yperlink" Target="https://www.ncbi.nlm.nih.gov/pmc/articles/PMC3275501/" TargetMode="External"/><Relationship Id="rId27" Type="http://schemas.openxmlformats.org/officeDocument/2006/relationships/hyperlink" Target="https://www.ncbi.nlm.nih.gov/pmc/articles/PMC3275501/" TargetMode="External"/><Relationship Id="rId30" Type="http://schemas.openxmlformats.org/officeDocument/2006/relationships/hyperlink" Target="https://www.ncbi.nlm.nih.gov/pmc/articles/PMC3275501/" TargetMode="External"/><Relationship Id="rId35" Type="http://schemas.openxmlformats.org/officeDocument/2006/relationships/hyperlink" Target="https://www.ncbi.nlm.nih.gov/pmc/articles/PMC3275501/" TargetMode="External"/><Relationship Id="rId43" Type="http://schemas.openxmlformats.org/officeDocument/2006/relationships/hyperlink" Target="https://www.ncbi.nlm.nih.gov/pmc/articles/PMC3275501/" TargetMode="External"/><Relationship Id="rId48" Type="http://schemas.openxmlformats.org/officeDocument/2006/relationships/hyperlink" Target="https://www.ncbi.nlm.nih.gov/pmc/articles/PMC3275501/" TargetMode="External"/><Relationship Id="rId8" Type="http://schemas.openxmlformats.org/officeDocument/2006/relationships/comments" Target="comments.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ncbi.nlm.nih.gov/pmc/articles/PMC3275501/" TargetMode="External"/><Relationship Id="rId25" Type="http://schemas.openxmlformats.org/officeDocument/2006/relationships/hyperlink" Target="https://www.ncbi.nlm.nih.gov/pmc/articles/PMC3275501/" TargetMode="External"/><Relationship Id="rId33" Type="http://schemas.openxmlformats.org/officeDocument/2006/relationships/hyperlink" Target="https://www.ncbi.nlm.nih.gov/pmc/articles/PMC3275501/" TargetMode="External"/><Relationship Id="rId38" Type="http://schemas.openxmlformats.org/officeDocument/2006/relationships/hyperlink" Target="https://www.ncbi.nlm.nih.gov/pmc/articles/PMC3275501/" TargetMode="External"/><Relationship Id="rId46" Type="http://schemas.openxmlformats.org/officeDocument/2006/relationships/hyperlink" Target="https://www.ncbi.nlm.nih.gov/pmc/articles/PMC3275501/" TargetMode="External"/><Relationship Id="rId20" Type="http://schemas.openxmlformats.org/officeDocument/2006/relationships/hyperlink" Target="https://www.ncbi.nlm.nih.gov/pmc/articles/PMC3275501/" TargetMode="External"/><Relationship Id="rId41" Type="http://schemas.openxmlformats.org/officeDocument/2006/relationships/hyperlink" Target="https://www.ncbi.nlm.nih.gov/pmc/articles/PMC3275501/"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Q:\Customer%20Services%20Team\Author%20Tools%20&amp;%20Services\Author%20templates\art-template-1.7_ol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57A66D-0FE5-47FE-B53D-BD77AFCC6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art-template-1.7_old.dotx</Template>
  <TotalTime>343</TotalTime>
  <Pages>3</Pages>
  <Words>3717</Words>
  <Characters>21191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Author</cp:lastModifiedBy>
  <cp:revision>15</cp:revision>
  <cp:lastPrinted>2014-10-09T15:34:00Z</cp:lastPrinted>
  <dcterms:created xsi:type="dcterms:W3CDTF">2020-08-26T11:48:00Z</dcterms:created>
  <dcterms:modified xsi:type="dcterms:W3CDTF">2022-02-01T00:07:00Z</dcterms:modified>
</cp:coreProperties>
</file>